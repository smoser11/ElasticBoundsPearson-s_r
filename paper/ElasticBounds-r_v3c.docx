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6A19B" w14:textId="77777777" w:rsidR="00C618FB" w:rsidRDefault="00000000">
      <w:pPr>
        <w:pStyle w:val="Title"/>
      </w:pPr>
      <w:r>
        <w:t xml:space="preserve">Elastic Bounds of Pearson’s </w:t>
      </w:r>
      <m:oMath>
        <m:r>
          <w:rPr>
            <w:rFonts w:ascii="Cambria Math" w:hAnsi="Cambria Math"/>
          </w:rPr>
          <m:t>r</m:t>
        </m:r>
      </m:oMath>
      <w:r>
        <w:t>: Theoretical and Empirical Insights for Ordinal Variables</w:t>
      </w:r>
    </w:p>
    <w:p w14:paraId="70927215" w14:textId="77777777" w:rsidR="00C618FB" w:rsidRDefault="00000000">
      <w:pPr>
        <w:pStyle w:val="Author"/>
      </w:pPr>
      <w:r>
        <w:t>Cees van der Eijk</w:t>
      </w:r>
    </w:p>
    <w:p w14:paraId="3D2F8818" w14:textId="77777777" w:rsidR="00C618FB" w:rsidRDefault="00000000">
      <w:pPr>
        <w:pStyle w:val="Author"/>
      </w:pPr>
      <w:r>
        <w:t>Scott Moser</w:t>
      </w:r>
    </w:p>
    <w:p w14:paraId="6384C307" w14:textId="77777777" w:rsidR="00C618FB" w:rsidRDefault="00000000">
      <w:pPr>
        <w:pStyle w:val="Date"/>
      </w:pPr>
      <w:proofErr w:type="gramStart"/>
      <w:r>
        <w:t>16,</w:t>
      </w:r>
      <w:proofErr w:type="gramEnd"/>
      <w:r>
        <w:t xml:space="preserve"> July 2025</w:t>
      </w:r>
    </w:p>
    <w:p w14:paraId="773ADA3A" w14:textId="77777777" w:rsidR="00C618FB" w:rsidRDefault="00000000">
      <w:pPr>
        <w:pStyle w:val="Compact"/>
        <w:numPr>
          <w:ilvl w:val="0"/>
          <w:numId w:val="2"/>
        </w:numPr>
      </w:pPr>
      <w:r>
        <w:rPr>
          <w:b/>
          <w:bCs/>
        </w:rPr>
        <w:t>Introduction and Conceptual Framework</w:t>
      </w:r>
    </w:p>
    <w:p w14:paraId="27D2D87C" w14:textId="77777777" w:rsidR="00C618FB" w:rsidRDefault="00000000">
      <w:pPr>
        <w:pStyle w:val="Compact"/>
        <w:numPr>
          <w:ilvl w:val="0"/>
          <w:numId w:val="3"/>
        </w:numPr>
      </w:pPr>
      <w:r>
        <w:t>Research motivation and objectives</w:t>
      </w:r>
    </w:p>
    <w:p w14:paraId="5EC7D8CC" w14:textId="77777777" w:rsidR="00C618FB" w:rsidRDefault="00000000">
      <w:pPr>
        <w:pStyle w:val="Compact"/>
        <w:numPr>
          <w:ilvl w:val="0"/>
          <w:numId w:val="3"/>
        </w:numPr>
      </w:pPr>
      <w:r>
        <w:t>Overview of limitations in current correlation testing with ordinal data</w:t>
      </w:r>
    </w:p>
    <w:p w14:paraId="33D4FC73" w14:textId="77777777" w:rsidR="00C618FB" w:rsidRDefault="00000000">
      <w:pPr>
        <w:pStyle w:val="Compact"/>
        <w:numPr>
          <w:ilvl w:val="0"/>
          <w:numId w:val="4"/>
        </w:numPr>
      </w:pPr>
      <w:r>
        <w:rPr>
          <w:b/>
          <w:bCs/>
        </w:rPr>
        <w:t>Theoretical Bounds on Correlation Coefficients</w:t>
      </w:r>
    </w:p>
    <w:p w14:paraId="0CE5A8AA" w14:textId="77777777" w:rsidR="00C618FB" w:rsidRDefault="00000000">
      <w:pPr>
        <w:pStyle w:val="Compact"/>
        <w:numPr>
          <w:ilvl w:val="0"/>
          <w:numId w:val="5"/>
        </w:numPr>
      </w:pPr>
      <w:r>
        <w:t>Mathematical explanation of R-min and R-max</w:t>
      </w:r>
    </w:p>
    <w:p w14:paraId="61842FE9" w14:textId="77777777" w:rsidR="00C618FB" w:rsidRDefault="00000000">
      <w:pPr>
        <w:pStyle w:val="Compact"/>
        <w:numPr>
          <w:ilvl w:val="0"/>
          <w:numId w:val="5"/>
        </w:numPr>
      </w:pPr>
      <w:r>
        <w:t>Elasticity and asymmetry due to marginal distributions</w:t>
      </w:r>
    </w:p>
    <w:p w14:paraId="272EF9A7" w14:textId="77777777" w:rsidR="00C618FB" w:rsidRDefault="00000000">
      <w:pPr>
        <w:pStyle w:val="Compact"/>
        <w:numPr>
          <w:ilvl w:val="0"/>
          <w:numId w:val="5"/>
        </w:numPr>
      </w:pPr>
      <w:r>
        <w:t>Implications for standard significance tests</w:t>
      </w:r>
    </w:p>
    <w:p w14:paraId="502C46BF" w14:textId="77777777" w:rsidR="00C618FB" w:rsidRDefault="00000000">
      <w:pPr>
        <w:pStyle w:val="Compact"/>
        <w:numPr>
          <w:ilvl w:val="0"/>
          <w:numId w:val="5"/>
        </w:numPr>
      </w:pPr>
      <w:r>
        <w:t>Note on Freshet bounds anomaly (appendix or highlighted sidebar)</w:t>
      </w:r>
    </w:p>
    <w:p w14:paraId="4DA2E760" w14:textId="77777777" w:rsidR="00C618FB" w:rsidRDefault="00000000">
      <w:pPr>
        <w:pStyle w:val="Compact"/>
        <w:numPr>
          <w:ilvl w:val="0"/>
          <w:numId w:val="6"/>
        </w:numPr>
      </w:pPr>
      <w:r>
        <w:rPr>
          <w:b/>
          <w:bCs/>
        </w:rPr>
        <w:t>Measurement Issues and Metrics of Constraint</w:t>
      </w:r>
      <w:r>
        <w:t xml:space="preserve"> [TITLE?]</w:t>
      </w:r>
    </w:p>
    <w:p w14:paraId="7D932D7B" w14:textId="77777777" w:rsidR="00C618FB" w:rsidRDefault="00000000">
      <w:pPr>
        <w:pStyle w:val="Compact"/>
        <w:numPr>
          <w:ilvl w:val="0"/>
          <w:numId w:val="7"/>
        </w:numPr>
      </w:pPr>
      <w:r>
        <w:t>Problems with interval assumptions in ordinal categorical data</w:t>
      </w:r>
    </w:p>
    <w:p w14:paraId="1244BF33" w14:textId="77777777" w:rsidR="00C618FB" w:rsidRDefault="00000000">
      <w:pPr>
        <w:pStyle w:val="Compact"/>
        <w:numPr>
          <w:ilvl w:val="0"/>
          <w:numId w:val="7"/>
        </w:numPr>
      </w:pPr>
      <w:r>
        <w:t>Alternatives to traditional scaling (psychometric, text-based)</w:t>
      </w:r>
    </w:p>
    <w:p w14:paraId="7267B036" w14:textId="77777777" w:rsidR="00C618FB" w:rsidRDefault="00000000">
      <w:pPr>
        <w:pStyle w:val="Compact"/>
        <w:numPr>
          <w:ilvl w:val="0"/>
          <w:numId w:val="7"/>
        </w:numPr>
      </w:pPr>
      <w:r>
        <w:t>Concept of boundedness and its distortion effects</w:t>
      </w:r>
    </w:p>
    <w:p w14:paraId="0EDFF9A9" w14:textId="77777777" w:rsidR="00C618FB" w:rsidRDefault="00000000">
      <w:pPr>
        <w:pStyle w:val="Compact"/>
        <w:numPr>
          <w:ilvl w:val="0"/>
          <w:numId w:val="7"/>
        </w:numPr>
      </w:pPr>
      <w:r>
        <w:t xml:space="preserve">Proposed </w:t>
      </w:r>
      <w:r>
        <w:rPr>
          <w:i/>
          <w:iCs/>
        </w:rPr>
        <w:t>metrics of constraint</w:t>
      </w:r>
      <w:r>
        <w:t>: Asymmetry; Aitchinson distance; Entropy(?); Total Variation(?)</w:t>
      </w:r>
    </w:p>
    <w:p w14:paraId="41798D8E" w14:textId="77777777" w:rsidR="00C618FB" w:rsidRDefault="00000000">
      <w:pPr>
        <w:pStyle w:val="Compact"/>
        <w:numPr>
          <w:ilvl w:val="0"/>
          <w:numId w:val="8"/>
        </w:numPr>
      </w:pPr>
      <w:r>
        <w:rPr>
          <w:b/>
          <w:bCs/>
        </w:rPr>
        <w:t>Simulations and Monte Carlo Approaches</w:t>
      </w:r>
    </w:p>
    <w:p w14:paraId="6F384D29" w14:textId="77777777" w:rsidR="00C618FB" w:rsidRDefault="00000000">
      <w:pPr>
        <w:pStyle w:val="Compact"/>
        <w:numPr>
          <w:ilvl w:val="0"/>
          <w:numId w:val="9"/>
        </w:numPr>
      </w:pPr>
      <w:r>
        <w:t>Design of permutation and Monte Carlo simulations</w:t>
      </w:r>
    </w:p>
    <w:p w14:paraId="5DF51029" w14:textId="77777777" w:rsidR="00C618FB" w:rsidRDefault="00000000">
      <w:pPr>
        <w:pStyle w:val="Compact"/>
        <w:numPr>
          <w:ilvl w:val="0"/>
          <w:numId w:val="9"/>
        </w:numPr>
      </w:pPr>
      <w:r>
        <w:t>Bias and error analysis under null hypotheses</w:t>
      </w:r>
    </w:p>
    <w:p w14:paraId="1D79CEE3" w14:textId="77777777" w:rsidR="00C618FB" w:rsidRDefault="00000000">
      <w:pPr>
        <w:pStyle w:val="Compact"/>
        <w:numPr>
          <w:ilvl w:val="0"/>
          <w:numId w:val="9"/>
        </w:numPr>
      </w:pPr>
      <w:r>
        <w:t>Role of mean, skewness, variance in predicting constraint metrics</w:t>
      </w:r>
    </w:p>
    <w:p w14:paraId="650293B5" w14:textId="77777777" w:rsidR="00C618FB" w:rsidRDefault="00000000">
      <w:pPr>
        <w:pStyle w:val="Compact"/>
        <w:numPr>
          <w:ilvl w:val="0"/>
          <w:numId w:val="10"/>
        </w:numPr>
      </w:pPr>
      <w:r>
        <w:rPr>
          <w:b/>
          <w:bCs/>
        </w:rPr>
        <w:t>Empirical Illustration Using BES Data</w:t>
      </w:r>
    </w:p>
    <w:p w14:paraId="2EE97E44" w14:textId="77777777" w:rsidR="00C618FB" w:rsidRDefault="00000000">
      <w:pPr>
        <w:pStyle w:val="Compact"/>
        <w:numPr>
          <w:ilvl w:val="0"/>
          <w:numId w:val="11"/>
        </w:numPr>
      </w:pPr>
      <w:r>
        <w:t>Justification for selection: a typical but not representative case</w:t>
      </w:r>
    </w:p>
    <w:p w14:paraId="4E9DC5AD" w14:textId="77777777" w:rsidR="00C618FB" w:rsidRDefault="00000000">
      <w:pPr>
        <w:pStyle w:val="Compact"/>
        <w:numPr>
          <w:ilvl w:val="0"/>
          <w:numId w:val="11"/>
        </w:numPr>
      </w:pPr>
      <w:r>
        <w:t>Application of shrinkage and constraint metrics to BES</w:t>
      </w:r>
    </w:p>
    <w:p w14:paraId="15B568EC" w14:textId="77777777" w:rsidR="00C618FB" w:rsidRDefault="00000000">
      <w:pPr>
        <w:pStyle w:val="Compact"/>
        <w:numPr>
          <w:ilvl w:val="0"/>
          <w:numId w:val="11"/>
        </w:numPr>
      </w:pPr>
      <w:r>
        <w:t>Comparison to simulation outcomes</w:t>
      </w:r>
    </w:p>
    <w:p w14:paraId="6B86EEDD" w14:textId="77777777" w:rsidR="00C618FB" w:rsidRDefault="00000000">
      <w:pPr>
        <w:pStyle w:val="Compact"/>
        <w:numPr>
          <w:ilvl w:val="0"/>
          <w:numId w:val="12"/>
        </w:numPr>
      </w:pPr>
      <w:r>
        <w:rPr>
          <w:b/>
          <w:bCs/>
        </w:rPr>
        <w:t>Implications for Applied Research and Tools</w:t>
      </w:r>
    </w:p>
    <w:p w14:paraId="328678EA" w14:textId="77777777" w:rsidR="00C618FB" w:rsidRDefault="00000000">
      <w:pPr>
        <w:pStyle w:val="Compact"/>
        <w:numPr>
          <w:ilvl w:val="0"/>
          <w:numId w:val="13"/>
        </w:numPr>
      </w:pPr>
      <w:r>
        <w:t>Critique of statistical purism in significance testing</w:t>
      </w:r>
    </w:p>
    <w:p w14:paraId="6BD980BF" w14:textId="77777777" w:rsidR="00C618FB" w:rsidRDefault="00000000">
      <w:pPr>
        <w:pStyle w:val="Compact"/>
        <w:numPr>
          <w:ilvl w:val="1"/>
          <w:numId w:val="14"/>
        </w:numPr>
      </w:pPr>
      <w:r>
        <w:t>Critique of over-reliance on significance without consideration of boundedness or constraint metrics.</w:t>
      </w:r>
    </w:p>
    <w:p w14:paraId="122D1421" w14:textId="77777777" w:rsidR="00C618FB" w:rsidRDefault="00000000">
      <w:pPr>
        <w:pStyle w:val="Compact"/>
        <w:numPr>
          <w:ilvl w:val="0"/>
          <w:numId w:val="13"/>
        </w:numPr>
      </w:pPr>
      <w:r>
        <w:t>Reframing effect size: from absolute value to bounded context</w:t>
      </w:r>
    </w:p>
    <w:p w14:paraId="6669E976" w14:textId="77777777" w:rsidR="00C618FB" w:rsidRDefault="00000000">
      <w:pPr>
        <w:pStyle w:val="Compact"/>
        <w:numPr>
          <w:ilvl w:val="1"/>
          <w:numId w:val="15"/>
        </w:numPr>
      </w:pP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interpretation under bounded conditions</w:t>
      </w:r>
    </w:p>
    <w:p w14:paraId="082E4BE8" w14:textId="77777777" w:rsidR="00C618FB" w:rsidRDefault="00000000">
      <w:pPr>
        <w:pStyle w:val="Compact"/>
        <w:numPr>
          <w:ilvl w:val="0"/>
          <w:numId w:val="13"/>
        </w:numPr>
      </w:pPr>
      <w:r>
        <w:t>RE-SCALING:</w:t>
      </w:r>
    </w:p>
    <w:p w14:paraId="7322B64E" w14:textId="77777777" w:rsidR="00C618FB" w:rsidRDefault="00000000">
      <w:pPr>
        <w:pStyle w:val="Compact"/>
        <w:numPr>
          <w:ilvl w:val="1"/>
          <w:numId w:val="16"/>
        </w:numPr>
      </w:pPr>
      <w:r>
        <w:lastRenderedPageBreak/>
        <w:t xml:space="preserve">Map </w:t>
      </w:r>
      <m:oMath>
        <m:sSub>
          <m:sSubPr>
            <m:ctrlPr>
              <w:rPr>
                <w:rFonts w:ascii="Cambria Math" w:hAnsi="Cambria Math"/>
              </w:rPr>
            </m:ctrlPr>
          </m:sSubPr>
          <m:e>
            <m:r>
              <w:rPr>
                <w:rFonts w:ascii="Cambria Math" w:hAnsi="Cambria Math"/>
              </w:rPr>
              <m:t>r</m:t>
            </m:r>
          </m:e>
          <m:sub>
            <m:r>
              <w:rPr>
                <w:rFonts w:ascii="Cambria Math" w:hAnsi="Cambria Math"/>
              </w:rPr>
              <m:t>min</m:t>
            </m:r>
          </m:sub>
        </m:sSub>
      </m:oMath>
      <w:r>
        <w:t xml:space="preserve"> to -1, etc.</w:t>
      </w:r>
    </w:p>
    <w:p w14:paraId="15B8C2ED" w14:textId="77777777" w:rsidR="00C618FB" w:rsidRDefault="00000000">
      <w:pPr>
        <w:pStyle w:val="Compact"/>
        <w:numPr>
          <w:ilvl w:val="1"/>
          <w:numId w:val="16"/>
        </w:numPr>
      </w:pPr>
      <w:r>
        <w:t xml:space="preserve">Map </w:t>
      </w:r>
      <m:oMath>
        <m:sSup>
          <m:sSupPr>
            <m:ctrlPr>
              <w:rPr>
                <w:rFonts w:ascii="Cambria Math" w:hAnsi="Cambria Math"/>
              </w:rPr>
            </m:ctrlPr>
          </m:sSupPr>
          <m:e>
            <m:acc>
              <m:accPr>
                <m:ctrlPr>
                  <w:rPr>
                    <w:rFonts w:ascii="Cambria Math" w:hAnsi="Cambria Math"/>
                  </w:rPr>
                </m:ctrlPr>
              </m:accPr>
              <m:e>
                <m:r>
                  <w:rPr>
                    <w:rFonts w:ascii="Cambria Math" w:hAnsi="Cambria Math"/>
                  </w:rPr>
                  <m:t>r</m:t>
                </m:r>
              </m:e>
            </m:acc>
          </m:e>
          <m:sup>
            <m:r>
              <w:rPr>
                <w:rFonts w:ascii="Cambria Math" w:hAnsi="Cambria Math"/>
              </w:rPr>
              <m:t>2</m:t>
            </m:r>
          </m:sup>
        </m:sSup>
      </m:oMath>
      <w:r>
        <w:t xml:space="preserve"> to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the re-scale </w:t>
      </w:r>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adj</m:t>
            </m:r>
          </m:sub>
        </m:sSub>
      </m:oMath>
      <w:r>
        <w:t xml:space="preserve"> by preserving sign(?)</w:t>
      </w:r>
    </w:p>
    <w:p w14:paraId="6C1AC9D9" w14:textId="77777777" w:rsidR="00C618FB" w:rsidRDefault="00000000">
      <w:pPr>
        <w:pStyle w:val="Compact"/>
        <w:numPr>
          <w:ilvl w:val="1"/>
          <w:numId w:val="17"/>
        </w:numPr>
      </w:pPr>
      <w:r>
        <w:t xml:space="preserve">Effect on PSD and </w:t>
      </w:r>
      <w:proofErr w:type="spellStart"/>
      <w:r>
        <w:t>invertability</w:t>
      </w:r>
      <w:proofErr w:type="spellEnd"/>
      <w:r>
        <w:t xml:space="preserve"> of adjusted correlation matrix (NOTE: only use complete cases here </w:t>
      </w:r>
      <w:proofErr w:type="gramStart"/>
      <w:r>
        <w:t>so as to</w:t>
      </w:r>
      <w:proofErr w:type="gramEnd"/>
      <w:r>
        <w:t xml:space="preserve"> not ‘cheat’ – Jaeckel &amp; Kahl (2009); Mishra (2009); Shantal et al. (2023))</w:t>
      </w:r>
    </w:p>
    <w:p w14:paraId="5ABE7C2C" w14:textId="77777777" w:rsidR="00C618FB" w:rsidRDefault="00000000">
      <w:pPr>
        <w:pStyle w:val="Compact"/>
        <w:numPr>
          <w:ilvl w:val="0"/>
          <w:numId w:val="13"/>
        </w:numPr>
      </w:pPr>
      <w:r>
        <w:t>Practical guidance for analysts: how to assess when elastic bounds affect inference.</w:t>
      </w:r>
    </w:p>
    <w:p w14:paraId="58AE8504" w14:textId="77777777" w:rsidR="00C618FB" w:rsidRDefault="00000000">
      <w:pPr>
        <w:pStyle w:val="Compact"/>
        <w:numPr>
          <w:ilvl w:val="0"/>
          <w:numId w:val="13"/>
        </w:numPr>
      </w:pPr>
      <w:r>
        <w:t>Overview of accompanying software tools or R functions developed.</w:t>
      </w:r>
    </w:p>
    <w:p w14:paraId="3A31CCE9" w14:textId="77777777" w:rsidR="00C618FB" w:rsidRDefault="00000000">
      <w:pPr>
        <w:numPr>
          <w:ilvl w:val="0"/>
          <w:numId w:val="18"/>
        </w:numPr>
      </w:pPr>
      <w:r>
        <w:rPr>
          <w:b/>
          <w:bCs/>
        </w:rPr>
        <w:t>Open Questions</w:t>
      </w:r>
    </w:p>
    <w:p w14:paraId="238ED40C" w14:textId="77777777" w:rsidR="00C618FB" w:rsidRDefault="00000000">
      <w:pPr>
        <w:numPr>
          <w:ilvl w:val="0"/>
          <w:numId w:val="18"/>
        </w:numPr>
      </w:pPr>
      <w:r>
        <w:rPr>
          <w:b/>
          <w:bCs/>
        </w:rPr>
        <w:t>Conclusions</w:t>
      </w:r>
    </w:p>
    <w:p w14:paraId="39699C30" w14:textId="77777777" w:rsidR="00C618FB" w:rsidRDefault="00000000">
      <w:pPr>
        <w:pStyle w:val="FirstParagraph"/>
      </w:pPr>
      <w:r>
        <w:t>(Hardy et al., 1952)</w:t>
      </w:r>
    </w:p>
    <w:p w14:paraId="2399B063" w14:textId="77777777" w:rsidR="00C618FB" w:rsidRDefault="00000000">
      <w:r>
        <w:br w:type="page"/>
      </w:r>
    </w:p>
    <w:p w14:paraId="5A107C5D" w14:textId="77777777" w:rsidR="00C618FB" w:rsidRDefault="00000000">
      <w:r>
        <w:lastRenderedPageBreak/>
        <w:br w:type="page"/>
      </w:r>
    </w:p>
    <w:p w14:paraId="457FD0AE" w14:textId="77777777" w:rsidR="00C618FB" w:rsidRDefault="00000000">
      <w:pPr>
        <w:pStyle w:val="Heading1"/>
      </w:pPr>
      <w:bookmarkStart w:id="0" w:name="preamble"/>
      <w:r>
        <w:lastRenderedPageBreak/>
        <w:t>1. Preamble</w:t>
      </w:r>
    </w:p>
    <w:p w14:paraId="53757555" w14:textId="77777777" w:rsidR="00C618FB" w:rsidRDefault="00000000">
      <w:pPr>
        <w:pStyle w:val="Heading2"/>
      </w:pPr>
      <w:bookmarkStart w:id="1" w:name="the-point"/>
      <w:r>
        <w:t>1.1 The ‘Point’:</w:t>
      </w:r>
    </w:p>
    <w:p w14:paraId="5C231AB7" w14:textId="77777777" w:rsidR="00C618FB" w:rsidRDefault="00000000">
      <w:pPr>
        <w:pStyle w:val="FirstParagraph"/>
      </w:pPr>
      <w:r>
        <w:t xml:space="preserve">The widespread use of Pearson’s </w:t>
      </w:r>
      <m:oMath>
        <m:r>
          <w:rPr>
            <w:rFonts w:ascii="Cambria Math" w:hAnsi="Cambria Math"/>
          </w:rPr>
          <m:t>r</m:t>
        </m:r>
      </m:oMath>
      <w:r>
        <w:t xml:space="preserve"> with ordinal data.</w:t>
      </w:r>
      <w:r>
        <w:br/>
      </w:r>
    </w:p>
    <w:p w14:paraId="49C4BA58" w14:textId="77777777" w:rsidR="00C618FB" w:rsidRDefault="00000000">
      <w:pPr>
        <w:pStyle w:val="Compact"/>
        <w:numPr>
          <w:ilvl w:val="0"/>
          <w:numId w:val="19"/>
        </w:numPr>
      </w:pPr>
      <w:r>
        <w:rPr>
          <w:i/>
          <w:iCs/>
        </w:rPr>
        <w:t>Alert</w:t>
      </w:r>
      <w:r>
        <w:t xml:space="preserve"> applied </w:t>
      </w:r>
      <w:proofErr w:type="spellStart"/>
      <w:r>
        <w:t>researachers</w:t>
      </w:r>
      <w:proofErr w:type="spellEnd"/>
      <w:r>
        <w:t xml:space="preserve"> of ‘elastic bounds’</w:t>
      </w:r>
    </w:p>
    <w:p w14:paraId="1B2D8FF9" w14:textId="77777777" w:rsidR="00C618FB" w:rsidRDefault="00000000">
      <w:pPr>
        <w:pStyle w:val="Compact"/>
        <w:numPr>
          <w:ilvl w:val="1"/>
          <w:numId w:val="20"/>
        </w:numPr>
      </w:pPr>
      <w:r>
        <w:t xml:space="preserve">Problems of ignoring the above </w:t>
      </w:r>
      <m:oMath>
        <m:r>
          <m:rPr>
            <m:sty m:val="p"/>
          </m:rPr>
          <w:rPr>
            <w:rFonts w:ascii="Cambria Math" w:hAnsi="Cambria Math"/>
          </w:rPr>
          <m:t>⤳</m:t>
        </m:r>
      </m:oMath>
      <w:r>
        <w:t xml:space="preserve"> errors in interpretation (e.g. Cohen and Cohen) – how max/min bounds of </w:t>
      </w:r>
      <m:oMath>
        <m:r>
          <w:rPr>
            <w:rFonts w:ascii="Cambria Math" w:hAnsi="Cambria Math"/>
          </w:rPr>
          <m:t>r</m:t>
        </m:r>
      </m:oMath>
      <w:r>
        <w:t xml:space="preserve"> vary with marginals.</w:t>
      </w:r>
      <w:r>
        <w:br/>
      </w:r>
    </w:p>
    <w:p w14:paraId="3DF8FA4E" w14:textId="77777777" w:rsidR="00C618FB" w:rsidRDefault="00000000">
      <w:pPr>
        <w:pStyle w:val="Compact"/>
        <w:numPr>
          <w:ilvl w:val="0"/>
          <w:numId w:val="19"/>
        </w:numPr>
      </w:pPr>
      <w:r>
        <w:rPr>
          <w:i/>
          <w:iCs/>
        </w:rPr>
        <w:t>Provide</w:t>
      </w:r>
      <w:r>
        <w:t xml:space="preserve"> tools to assess if problems exist in own data/ research</w:t>
      </w:r>
    </w:p>
    <w:p w14:paraId="13A75AAE" w14:textId="77777777" w:rsidR="00C618FB" w:rsidRDefault="00000000">
      <w:pPr>
        <w:pStyle w:val="Compact"/>
        <w:numPr>
          <w:ilvl w:val="0"/>
          <w:numId w:val="19"/>
        </w:numPr>
      </w:pPr>
      <w:r>
        <w:rPr>
          <w:i/>
          <w:iCs/>
        </w:rPr>
        <w:t>Clarify</w:t>
      </w:r>
      <w:r>
        <w:t xml:space="preserve"> that traditional hypothesis testing (e.g. t-test of </w:t>
      </w: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0</m:t>
        </m:r>
      </m:oMath>
      <w:r>
        <w:t>) are incorrect and provide correct hypo testing (permutation/ randomization tests)</w:t>
      </w:r>
    </w:p>
    <w:p w14:paraId="164E7E9C" w14:textId="77777777" w:rsidR="00C618FB" w:rsidRDefault="00000000">
      <w:pPr>
        <w:pStyle w:val="Heading2"/>
      </w:pPr>
      <w:bookmarkStart w:id="2" w:name="contributions"/>
      <w:bookmarkEnd w:id="1"/>
      <w:r>
        <w:t>1.2 Contributions:</w:t>
      </w:r>
    </w:p>
    <w:p w14:paraId="5C5BDF64" w14:textId="77777777" w:rsidR="00C618FB" w:rsidRDefault="00000000">
      <w:pPr>
        <w:pStyle w:val="SourceCode"/>
      </w:pPr>
      <w:r>
        <w:rPr>
          <w:rStyle w:val="VerbatimChar"/>
        </w:rPr>
        <w:t>1</w:t>
      </w:r>
      <w:proofErr w:type="gramStart"/>
      <w:r>
        <w:rPr>
          <w:rStyle w:val="VerbatimChar"/>
        </w:rPr>
        <w:t>.  Theory</w:t>
      </w:r>
      <w:proofErr w:type="gramEnd"/>
      <w:r>
        <w:rPr>
          <w:rStyle w:val="VerbatimChar"/>
        </w:rPr>
        <w:t xml:space="preserve"> of optimal bounds\</w:t>
      </w:r>
      <w:r>
        <w:br/>
      </w:r>
      <w:r>
        <w:rPr>
          <w:rStyle w:val="VerbatimChar"/>
        </w:rPr>
        <w:t>2.  Symmetry-breaking conditions\</w:t>
      </w:r>
      <w:r>
        <w:br/>
      </w:r>
      <w:r>
        <w:rPr>
          <w:rStyle w:val="VerbatimChar"/>
        </w:rPr>
        <w:t>3.  Empirical consequences $\</w:t>
      </w:r>
      <w:proofErr w:type="spellStart"/>
      <w:r>
        <w:rPr>
          <w:rStyle w:val="VerbatimChar"/>
        </w:rPr>
        <w:t>leadsto</w:t>
      </w:r>
      <w:proofErr w:type="spellEnd"/>
      <w:r>
        <w:rPr>
          <w:rStyle w:val="VerbatimChar"/>
        </w:rPr>
        <w:t>$ hypo testing and significance</w:t>
      </w:r>
      <w:r>
        <w:br/>
      </w:r>
      <w:r>
        <w:rPr>
          <w:rStyle w:val="VerbatimChar"/>
        </w:rPr>
        <w:t>4.  Supporting tools</w:t>
      </w:r>
    </w:p>
    <w:p w14:paraId="4B95EC6C" w14:textId="77777777" w:rsidR="00C618FB" w:rsidRDefault="00000000">
      <w:pPr>
        <w:pStyle w:val="Heading2"/>
      </w:pPr>
      <w:bookmarkStart w:id="3" w:name="possible-literature"/>
      <w:bookmarkEnd w:id="2"/>
      <w:r>
        <w:t>1.3 Possible Literature</w:t>
      </w:r>
    </w:p>
    <w:p w14:paraId="519BD70E" w14:textId="77777777" w:rsidR="00C618FB" w:rsidRDefault="00000000">
      <w:pPr>
        <w:pStyle w:val="FirstParagraph"/>
      </w:pPr>
      <w:r>
        <w:t>Grether, D. M. (1976). On the Use of Ordinal Data in Correlation Analysis. American Sociological Review, 41(5), 908–912. https://doi.org/10.2307/2094741</w:t>
      </w:r>
    </w:p>
    <w:p w14:paraId="62961C89" w14:textId="77777777" w:rsidR="00C618FB" w:rsidRDefault="00000000">
      <w:pPr>
        <w:pStyle w:val="BodyText"/>
      </w:pPr>
      <w:r>
        <w:t>Labovitz, S. (1967). Some observations on measurement and statistics. Social Forces, 46(2), 151–160. https://doi.org/10.2307/2574595</w:t>
      </w:r>
    </w:p>
    <w:p w14:paraId="33D1958D" w14:textId="77777777" w:rsidR="00C618FB" w:rsidRDefault="00000000">
      <w:pPr>
        <w:pStyle w:val="BodyText"/>
      </w:pPr>
      <w:r>
        <w:t>Labovitz, S. (1970). The assignment of numbers to rank order categories. American Sociological Review, 35(3), 515–524. https://doi.org/10.2307/2092993</w:t>
      </w:r>
    </w:p>
    <w:p w14:paraId="0A631DA4" w14:textId="77777777" w:rsidR="00C618FB" w:rsidRDefault="00000000">
      <w:pPr>
        <w:pStyle w:val="BodyText"/>
      </w:pPr>
      <w:r>
        <w:t xml:space="preserve">Moss, J., &amp; </w:t>
      </w:r>
      <w:proofErr w:type="spellStart"/>
      <w:r>
        <w:t>Grønneberg</w:t>
      </w:r>
      <w:proofErr w:type="spellEnd"/>
      <w:r>
        <w:t>, S. (2023). Partial Identification of Latent Correlations with Ordinal Data. Psychometrika, 88(1), 241–252. https://doi.org/10.1007/s11336-022-09898-y</w:t>
      </w:r>
    </w:p>
    <w:p w14:paraId="1774C0C5" w14:textId="77777777" w:rsidR="00C618FB" w:rsidRDefault="00000000">
      <w:pPr>
        <w:pStyle w:val="BodyText"/>
      </w:pPr>
      <w:r>
        <w:t>O’Brien, R. M. (1979). The use of Pearson’s r with ordinal data. American Sociological Review, 44(5), 851–857. https://doi.org/10.2307/2094532</w:t>
      </w:r>
    </w:p>
    <w:p w14:paraId="75141523" w14:textId="77777777" w:rsidR="00C618FB" w:rsidRDefault="00000000">
      <w:pPr>
        <w:pStyle w:val="BodyText"/>
      </w:pPr>
      <w:r>
        <w:t>Robitzsch, A. (2022). On the Bias in Confirmatory Factor Analysis When Treating Discrete Variables as Ordinal Instead of Continuous. Axioms, 11(4), Article 4. https://doi.org/10.3390/axioms11040162</w:t>
      </w:r>
    </w:p>
    <w:p w14:paraId="1E7BDC2C" w14:textId="77777777" w:rsidR="00C618FB" w:rsidRDefault="00000000">
      <w:pPr>
        <w:pStyle w:val="Heading1"/>
      </w:pPr>
      <w:bookmarkStart w:id="4" w:name="introduction-and-conceptual-setting"/>
      <w:bookmarkEnd w:id="0"/>
      <w:bookmarkEnd w:id="3"/>
      <w:r>
        <w:t>2. Introduction and Conceptual Setting</w:t>
      </w:r>
    </w:p>
    <w:p w14:paraId="2E6D8471" w14:textId="77777777" w:rsidR="00512726" w:rsidRDefault="00000000">
      <w:pPr>
        <w:pStyle w:val="FirstParagraph"/>
        <w:rPr>
          <w:ins w:id="5" w:author="Cees Vandereijk" w:date="2025-07-26T12:31:00Z" w16du:dateUtc="2025-07-26T11:31:00Z"/>
        </w:rPr>
      </w:pPr>
      <w:r>
        <w:t xml:space="preserve">In this article we </w:t>
      </w:r>
      <w:proofErr w:type="gramStart"/>
      <w:r>
        <w:t>elaborate</w:t>
      </w:r>
      <w:proofErr w:type="gramEnd"/>
      <w:r>
        <w:t xml:space="preserve"> why correlations involving ordered-categorical variables are generally ‘constrained’, which means that their attainable maximum and minimum values </w:t>
      </w:r>
      <w:r>
        <w:lastRenderedPageBreak/>
        <w:t xml:space="preserve">are </w:t>
      </w:r>
      <w:del w:id="6" w:author="Cees Vandereijk" w:date="2025-07-26T12:30:00Z" w16du:dateUtc="2025-07-26T11:30:00Z">
        <w:r w:rsidDel="00512726">
          <w:delText xml:space="preserve">not </w:delText>
        </w:r>
      </w:del>
      <w:ins w:id="7" w:author="Cees Vandereijk" w:date="2025-07-26T12:30:00Z" w16du:dateUtc="2025-07-26T11:30:00Z">
        <w:r w:rsidR="00512726">
          <w:t xml:space="preserve">rarely </w:t>
        </w:r>
      </w:ins>
      <w:r>
        <w:t xml:space="preserve">+1 and -1, as is often thought, but </w:t>
      </w:r>
      <w:del w:id="8" w:author="Cees Vandereijk" w:date="2025-07-26T12:30:00Z" w16du:dateUtc="2025-07-26T11:30:00Z">
        <w:r w:rsidDel="00512726">
          <w:delText xml:space="preserve">between </w:delText>
        </w:r>
      </w:del>
      <w:r>
        <w:t xml:space="preserve">values that </w:t>
      </w:r>
      <w:proofErr w:type="gramStart"/>
      <w:r>
        <w:t>have to</w:t>
      </w:r>
      <w:proofErr w:type="gramEnd"/>
      <w:r>
        <w:t xml:space="preserve"> be calculated for each pair of variables. We assess the magnitude of these constraints in fictitious as well as empirical data and </w:t>
      </w:r>
      <w:proofErr w:type="spellStart"/>
      <w:r>
        <w:t>analyse</w:t>
      </w:r>
      <w:proofErr w:type="spellEnd"/>
      <w:r>
        <w:t xml:space="preserve"> under which </w:t>
      </w:r>
      <w:proofErr w:type="gramStart"/>
      <w:r>
        <w:t>conditions they</w:t>
      </w:r>
      <w:proofErr w:type="gramEnd"/>
      <w:r>
        <w:t xml:space="preserve"> are most severe. The article is accompanied by a software tool in </w:t>
      </w:r>
      <w:r>
        <w:rPr>
          <w:rStyle w:val="VerbatimChar"/>
        </w:rPr>
        <w:t>R:</w:t>
      </w:r>
      <w:r>
        <w:t xml:space="preserve"> that allows applied researchers to easily assess the extent of the problem in their own data. </w:t>
      </w:r>
    </w:p>
    <w:p w14:paraId="2B5B98D8" w14:textId="4B315B51" w:rsidR="00512726" w:rsidRDefault="00000000">
      <w:pPr>
        <w:pStyle w:val="FirstParagraph"/>
        <w:rPr>
          <w:ins w:id="9" w:author="Cees Vandereijk" w:date="2025-07-26T12:34:00Z" w16du:dateUtc="2025-07-26T11:34:00Z"/>
        </w:rPr>
      </w:pPr>
      <w:r>
        <w:t xml:space="preserve">The use of product-moment correlations (also known as Pearson correlations) to assess </w:t>
      </w:r>
      <w:ins w:id="10" w:author="Cees Vandereijk" w:date="2025-07-26T12:32:00Z" w16du:dateUtc="2025-07-26T11:32:00Z">
        <w:r w:rsidR="00512726">
          <w:t xml:space="preserve">linear </w:t>
        </w:r>
      </w:ins>
      <w:r>
        <w:t xml:space="preserve">relationships between ordered-categorical variables –henceforth referred to as </w:t>
      </w:r>
      <w:del w:id="11" w:author="Cees Vandereijk" w:date="2025-07-26T12:50:00Z" w16du:dateUtc="2025-07-26T11:50:00Z">
        <w:r w:rsidDel="00AC725D">
          <w:delText>or</w:delText>
        </w:r>
      </w:del>
      <w:del w:id="12" w:author="Cees Vandereijk" w:date="2025-07-26T12:32:00Z" w16du:dateUtc="2025-07-26T11:32:00Z">
        <w:r w:rsidDel="00512726">
          <w:delText>d</w:delText>
        </w:r>
      </w:del>
      <w:del w:id="13" w:author="Cees Vandereijk" w:date="2025-07-26T12:50:00Z" w16du:dateUtc="2025-07-26T11:50:00Z">
        <w:r w:rsidDel="00AC725D">
          <w:delText>cat</w:delText>
        </w:r>
      </w:del>
      <w:proofErr w:type="spellStart"/>
      <w:ins w:id="14" w:author="Cees Vandereijk" w:date="2025-07-26T12:50:00Z" w16du:dateUtc="2025-07-26T11:50:00Z">
        <w:r w:rsidR="00AC725D">
          <w:t>orcat</w:t>
        </w:r>
      </w:ins>
      <w:r>
        <w:t>s</w:t>
      </w:r>
      <w:proofErr w:type="spellEnd"/>
      <w:r>
        <w:t xml:space="preserve">– is widespread and widely condoned in empirical studies, </w:t>
      </w:r>
      <w:proofErr w:type="gramStart"/>
      <w:r>
        <w:t>in spite of</w:t>
      </w:r>
      <w:proofErr w:type="gramEnd"/>
      <w:r>
        <w:t xml:space="preserve"> such variables not being metric while the product-moment correlation assumes that they are. We do not focus on this problem from an obsessive desire for methodological purity, were it only because many statistical procedures are quite robust for violations of their assumptions [</w:t>
      </w:r>
      <w:proofErr w:type="spellStart"/>
      <w:r>
        <w:t>fn</w:t>
      </w:r>
      <w:proofErr w:type="spellEnd"/>
      <w:r>
        <w:t>: examples?]</w:t>
      </w:r>
      <w:del w:id="15" w:author="Cees Vandereijk" w:date="2025-07-26T12:32:00Z" w16du:dateUtc="2025-07-26T11:32:00Z">
        <w:r w:rsidDel="00512726">
          <w:delText xml:space="preserve"> </w:delText>
        </w:r>
      </w:del>
      <w:r>
        <w:t xml:space="preserve">. Instead, we draw attention to </w:t>
      </w:r>
      <w:del w:id="16" w:author="Cees Vandereijk" w:date="2025-07-26T12:36:00Z" w16du:dateUtc="2025-07-26T11:36:00Z">
        <w:r w:rsidDel="00512726">
          <w:delText xml:space="preserve">a </w:delText>
        </w:r>
      </w:del>
      <w:r>
        <w:t>problematic consequence</w:t>
      </w:r>
      <w:ins w:id="17" w:author="Cees Vandereijk" w:date="2025-07-26T12:37:00Z" w16du:dateUtc="2025-07-26T11:37:00Z">
        <w:r w:rsidR="00512726">
          <w:t>s</w:t>
        </w:r>
      </w:ins>
      <w:r>
        <w:t xml:space="preserve"> of this violation of assumptions that, as far as we know, ha</w:t>
      </w:r>
      <w:ins w:id="18" w:author="Cees Vandereijk" w:date="2025-07-26T12:37:00Z" w16du:dateUtc="2025-07-26T11:37:00Z">
        <w:r w:rsidR="00512726">
          <w:t>ve</w:t>
        </w:r>
      </w:ins>
      <w:del w:id="19" w:author="Cees Vandereijk" w:date="2025-07-26T12:37:00Z" w16du:dateUtc="2025-07-26T11:37:00Z">
        <w:r w:rsidDel="00512726">
          <w:delText>s</w:delText>
        </w:r>
      </w:del>
      <w:r>
        <w:t xml:space="preserve"> been rarely </w:t>
      </w:r>
      <w:proofErr w:type="spellStart"/>
      <w:r>
        <w:t>recognised</w:t>
      </w:r>
      <w:proofErr w:type="spellEnd"/>
      <w:r>
        <w:t xml:space="preserve"> in the applied literature although </w:t>
      </w:r>
      <w:del w:id="20" w:author="Cees Vandereijk" w:date="2025-07-26T12:37:00Z" w16du:dateUtc="2025-07-26T11:37:00Z">
        <w:r w:rsidDel="00512726">
          <w:delText xml:space="preserve">it </w:delText>
        </w:r>
      </w:del>
      <w:ins w:id="21" w:author="Cees Vandereijk" w:date="2025-07-26T12:37:00Z" w16du:dateUtc="2025-07-26T11:37:00Z">
        <w:r w:rsidR="00512726">
          <w:t>they are</w:t>
        </w:r>
      </w:ins>
      <w:del w:id="22" w:author="Cees Vandereijk" w:date="2025-07-26T12:37:00Z" w16du:dateUtc="2025-07-26T11:37:00Z">
        <w:r w:rsidDel="00512726">
          <w:delText>is</w:delText>
        </w:r>
      </w:del>
      <w:r>
        <w:t xml:space="preserve"> well-known in the theoretical statistical literature. This is the problem that correlation coefficients involving </w:t>
      </w:r>
      <w:del w:id="23" w:author="Cees Vandereijk" w:date="2025-07-26T12:50:00Z" w16du:dateUtc="2025-07-26T11:50:00Z">
        <w:r w:rsidDel="00AC725D">
          <w:delText>or</w:delText>
        </w:r>
      </w:del>
      <w:del w:id="24" w:author="Cees Vandereijk" w:date="2025-07-26T12:33:00Z" w16du:dateUtc="2025-07-26T11:33:00Z">
        <w:r w:rsidDel="00512726">
          <w:delText>d</w:delText>
        </w:r>
      </w:del>
      <w:del w:id="25" w:author="Cees Vandereijk" w:date="2025-07-26T12:50:00Z" w16du:dateUtc="2025-07-26T11:50:00Z">
        <w:r w:rsidDel="00AC725D">
          <w:delText>cat</w:delText>
        </w:r>
      </w:del>
      <w:proofErr w:type="spellStart"/>
      <w:ins w:id="26" w:author="Cees Vandereijk" w:date="2025-07-26T12:50:00Z" w16du:dateUtc="2025-07-26T11:50:00Z">
        <w:r w:rsidR="00AC725D">
          <w:t>orcat</w:t>
        </w:r>
      </w:ins>
      <w:r>
        <w:t>s</w:t>
      </w:r>
      <w:proofErr w:type="spellEnd"/>
      <w:r>
        <w:t xml:space="preserve"> are constrained in their range which </w:t>
      </w:r>
      <w:del w:id="27" w:author="Cees Vandereijk" w:date="2025-07-26T12:37:00Z" w16du:dateUtc="2025-07-26T11:37:00Z">
        <w:r w:rsidDel="00512726">
          <w:delText xml:space="preserve">may </w:delText>
        </w:r>
      </w:del>
      <w:r>
        <w:t>make</w:t>
      </w:r>
      <w:ins w:id="28" w:author="Cees Vandereijk" w:date="2025-07-26T12:37:00Z" w16du:dateUtc="2025-07-26T11:37:00Z">
        <w:r w:rsidR="00512726">
          <w:t>s</w:t>
        </w:r>
      </w:ins>
      <w:r>
        <w:t xml:space="preserve"> them mutually incomparable</w:t>
      </w:r>
      <w:ins w:id="29" w:author="Cees Vandereijk" w:date="2025-07-26T12:38:00Z" w16du:dateUtc="2025-07-26T11:38:00Z">
        <w:r w:rsidR="00512726">
          <w:t xml:space="preserve">, </w:t>
        </w:r>
      </w:ins>
      <w:del w:id="30" w:author="Cees Vandereijk" w:date="2025-07-26T12:38:00Z" w16du:dateUtc="2025-07-26T11:38:00Z">
        <w:r w:rsidDel="00512726">
          <w:delText xml:space="preserve"> and may </w:delText>
        </w:r>
      </w:del>
      <w:r>
        <w:t>lead</w:t>
      </w:r>
      <w:ins w:id="31" w:author="Cees Vandereijk" w:date="2025-07-26T12:38:00Z" w16du:dateUtc="2025-07-26T11:38:00Z">
        <w:r w:rsidR="00512726">
          <w:t>ing</w:t>
        </w:r>
      </w:ins>
      <w:r>
        <w:t xml:space="preserve"> to </w:t>
      </w:r>
      <w:del w:id="32" w:author="Cees Vandereijk" w:date="2025-07-26T12:39:00Z" w16du:dateUtc="2025-07-26T11:39:00Z">
        <w:r w:rsidDel="00512726">
          <w:delText xml:space="preserve">further </w:delText>
        </w:r>
      </w:del>
      <w:r>
        <w:t xml:space="preserve">problems </w:t>
      </w:r>
      <w:del w:id="33" w:author="Cees Vandereijk" w:date="2025-07-26T12:39:00Z" w16du:dateUtc="2025-07-26T11:39:00Z">
        <w:r w:rsidDel="00512726">
          <w:delText>downstream the</w:delText>
        </w:r>
      </w:del>
      <w:ins w:id="34" w:author="Cees Vandereijk" w:date="2025-07-26T12:40:00Z" w16du:dateUtc="2025-07-26T11:40:00Z">
        <w:r w:rsidR="00194ACE">
          <w:t xml:space="preserve"> </w:t>
        </w:r>
      </w:ins>
      <w:ins w:id="35" w:author="Cees Vandereijk" w:date="2025-07-26T12:39:00Z" w16du:dateUtc="2025-07-26T11:39:00Z">
        <w:r w:rsidR="00512726">
          <w:t>in</w:t>
        </w:r>
      </w:ins>
      <w:r>
        <w:t xml:space="preserve"> </w:t>
      </w:r>
      <w:ins w:id="36" w:author="Cees Vandereijk" w:date="2025-07-26T12:39:00Z" w16du:dateUtc="2025-07-26T11:39:00Z">
        <w:r w:rsidR="00194ACE">
          <w:t xml:space="preserve">hypothesis testing and in </w:t>
        </w:r>
      </w:ins>
      <w:r>
        <w:t>analytical proce</w:t>
      </w:r>
      <w:ins w:id="37" w:author="Cees Vandereijk" w:date="2025-07-26T12:40:00Z" w16du:dateUtc="2025-07-26T11:40:00Z">
        <w:r w:rsidR="00194ACE">
          <w:t xml:space="preserve">dures that use correlations as their input. </w:t>
        </w:r>
      </w:ins>
      <w:del w:id="38" w:author="Cees Vandereijk" w:date="2025-07-26T12:40:00Z" w16du:dateUtc="2025-07-26T11:40:00Z">
        <w:r w:rsidDel="00194ACE">
          <w:delText xml:space="preserve">ss. </w:delText>
        </w:r>
      </w:del>
    </w:p>
    <w:p w14:paraId="10BA5296" w14:textId="1DE43016" w:rsidR="00C618FB" w:rsidRDefault="00000000">
      <w:pPr>
        <w:pStyle w:val="FirstParagraph"/>
      </w:pPr>
      <w:r>
        <w:t>This article proceeds as follows. We start by briefly elaborating the character of ordinal categorical variables (</w:t>
      </w:r>
      <w:proofErr w:type="spellStart"/>
      <w:del w:id="39" w:author="Cees Vandereijk" w:date="2025-07-26T12:50:00Z" w16du:dateUtc="2025-07-26T11:50:00Z">
        <w:r w:rsidDel="00AC725D">
          <w:delText>or</w:delText>
        </w:r>
      </w:del>
      <w:del w:id="40" w:author="Cees Vandereijk" w:date="2025-07-26T12:34:00Z" w16du:dateUtc="2025-07-26T11:34:00Z">
        <w:r w:rsidDel="00512726">
          <w:delText>d</w:delText>
        </w:r>
      </w:del>
      <w:del w:id="41" w:author="Cees Vandereijk" w:date="2025-07-26T12:50:00Z" w16du:dateUtc="2025-07-26T11:50:00Z">
        <w:r w:rsidDel="00AC725D">
          <w:delText>cat</w:delText>
        </w:r>
      </w:del>
      <w:ins w:id="42" w:author="Cees Vandereijk" w:date="2025-07-26T12:50:00Z" w16du:dateUtc="2025-07-26T11:50:00Z">
        <w:r w:rsidR="00AC725D">
          <w:t>orcat</w:t>
        </w:r>
      </w:ins>
      <w:r>
        <w:t>s</w:t>
      </w:r>
      <w:proofErr w:type="spellEnd"/>
      <w:r>
        <w:t xml:space="preserve">), why they are generally not regarded as being metric, and why, </w:t>
      </w:r>
      <w:proofErr w:type="gramStart"/>
      <w:r>
        <w:t>in spite of</w:t>
      </w:r>
      <w:proofErr w:type="gramEnd"/>
      <w:r>
        <w:t xml:space="preserve"> that, they are nevertheless very frequently used in statistical procedures that assume metric level data. We then proceed </w:t>
      </w:r>
      <w:ins w:id="43" w:author="Cees Vandereijk" w:date="2025-07-26T12:41:00Z" w16du:dateUtc="2025-07-26T11:41:00Z">
        <w:r w:rsidR="00194ACE">
          <w:t xml:space="preserve">in section 3 </w:t>
        </w:r>
      </w:ins>
      <w:r>
        <w:t xml:space="preserve">to show why correlations based on </w:t>
      </w:r>
      <w:del w:id="44" w:author="Cees Vandereijk" w:date="2025-07-26T12:50:00Z" w16du:dateUtc="2025-07-26T11:50:00Z">
        <w:r w:rsidDel="00AC725D">
          <w:delText>or</w:delText>
        </w:r>
      </w:del>
      <w:del w:id="45" w:author="Cees Vandereijk" w:date="2025-07-26T12:34:00Z" w16du:dateUtc="2025-07-26T11:34:00Z">
        <w:r w:rsidDel="00512726">
          <w:delText>d</w:delText>
        </w:r>
      </w:del>
      <w:del w:id="46" w:author="Cees Vandereijk" w:date="2025-07-26T12:50:00Z" w16du:dateUtc="2025-07-26T11:50:00Z">
        <w:r w:rsidDel="00AC725D">
          <w:delText>cat</w:delText>
        </w:r>
      </w:del>
      <w:proofErr w:type="spellStart"/>
      <w:ins w:id="47" w:author="Cees Vandereijk" w:date="2025-07-26T12:50:00Z" w16du:dateUtc="2025-07-26T11:50:00Z">
        <w:r w:rsidR="00AC725D">
          <w:t>orcat</w:t>
        </w:r>
      </w:ins>
      <w:r>
        <w:t>s</w:t>
      </w:r>
      <w:proofErr w:type="spellEnd"/>
      <w:r>
        <w:t xml:space="preserve"> tend to be constrained, which implies that their range is smaller than from -1 to +1, and why this is problematic in applied research. This raises the </w:t>
      </w:r>
      <w:proofErr w:type="gramStart"/>
      <w:r>
        <w:t>question</w:t>
      </w:r>
      <w:proofErr w:type="gramEnd"/>
      <w:r>
        <w:t xml:space="preserve"> how to determine the actual range of </w:t>
      </w:r>
      <w:ins w:id="48" w:author="Cees Vandereijk" w:date="2025-07-26T12:35:00Z" w16du:dateUtc="2025-07-26T11:35:00Z">
        <w:r w:rsidR="00512726">
          <w:t xml:space="preserve">attainable values of </w:t>
        </w:r>
      </w:ins>
      <w:r>
        <w:t xml:space="preserve">correlations between </w:t>
      </w:r>
      <w:del w:id="49" w:author="Cees Vandereijk" w:date="2025-07-26T12:50:00Z" w16du:dateUtc="2025-07-26T11:50:00Z">
        <w:r w:rsidDel="00AC725D">
          <w:delText>or</w:delText>
        </w:r>
      </w:del>
      <w:del w:id="50" w:author="Cees Vandereijk" w:date="2025-07-26T12:35:00Z" w16du:dateUtc="2025-07-26T11:35:00Z">
        <w:r w:rsidDel="00512726">
          <w:delText>d</w:delText>
        </w:r>
      </w:del>
      <w:del w:id="51" w:author="Cees Vandereijk" w:date="2025-07-26T12:50:00Z" w16du:dateUtc="2025-07-26T11:50:00Z">
        <w:r w:rsidDel="00AC725D">
          <w:delText>cat</w:delText>
        </w:r>
      </w:del>
      <w:proofErr w:type="spellStart"/>
      <w:ins w:id="52" w:author="Cees Vandereijk" w:date="2025-07-26T12:50:00Z" w16du:dateUtc="2025-07-26T11:50:00Z">
        <w:r w:rsidR="00AC725D">
          <w:t>orcat</w:t>
        </w:r>
      </w:ins>
      <w:r>
        <w:t>s</w:t>
      </w:r>
      <w:proofErr w:type="spellEnd"/>
      <w:r>
        <w:t xml:space="preserve">, which we address in the subsequent section. In section 5 we assess the magnitude of these constraining effects on </w:t>
      </w:r>
      <w:ins w:id="53" w:author="Cees Vandereijk" w:date="2025-07-26T12:42:00Z" w16du:dateUtc="2025-07-26T11:42:00Z">
        <w:r w:rsidR="00194ACE">
          <w:t>two different sets of data. One is a typical survey dataset i</w:t>
        </w:r>
      </w:ins>
      <w:ins w:id="54" w:author="Cees Vandereijk" w:date="2025-07-26T12:43:00Z" w16du:dateUtc="2025-07-26T11:43:00Z">
        <w:r w:rsidR="00194ACE">
          <w:t xml:space="preserve">n which many of the variables are ordinal categorical, the </w:t>
        </w:r>
      </w:ins>
      <w:del w:id="55" w:author="Cees Vandereijk" w:date="2025-07-26T12:43:00Z" w16du:dateUtc="2025-07-26T11:43:00Z">
        <w:r w:rsidDel="00194ACE">
          <w:delText>7503 correlations between 123 ordcat</w:delText>
        </w:r>
      </w:del>
      <w:ins w:id="56" w:author="Cees Vandereijk" w:date="2025-07-26T12:50:00Z" w16du:dateUtc="2025-07-26T11:50:00Z">
        <w:r w:rsidR="00AC725D">
          <w:t>orcat</w:t>
        </w:r>
      </w:ins>
      <w:del w:id="57" w:author="Cees Vandereijk" w:date="2025-07-26T12:43:00Z" w16du:dateUtc="2025-07-26T11:43:00Z">
        <w:r w:rsidDel="00194ACE">
          <w:delText>s from a mass survey that typically gives rise ordered categorical variables (or</w:delText>
        </w:r>
      </w:del>
      <w:del w:id="58" w:author="Cees Vandereijk" w:date="2025-07-26T12:36:00Z" w16du:dateUtc="2025-07-26T11:36:00Z">
        <w:r w:rsidDel="00512726">
          <w:delText>d</w:delText>
        </w:r>
      </w:del>
      <w:del w:id="59" w:author="Cees Vandereijk" w:date="2025-07-26T12:43:00Z" w16du:dateUtc="2025-07-26T11:43:00Z">
        <w:r w:rsidDel="00194ACE">
          <w:delText>cat</w:delText>
        </w:r>
      </w:del>
      <w:ins w:id="60" w:author="Cees Vandereijk" w:date="2025-07-26T12:50:00Z" w16du:dateUtc="2025-07-26T11:50:00Z">
        <w:r w:rsidR="00AC725D">
          <w:t>orcat</w:t>
        </w:r>
      </w:ins>
      <w:del w:id="61" w:author="Cees Vandereijk" w:date="2025-07-26T12:43:00Z" w16du:dateUtc="2025-07-26T11:43:00Z">
        <w:r w:rsidDel="00194ACE">
          <w:delText xml:space="preserve">s), the </w:delText>
        </w:r>
      </w:del>
      <w:ins w:id="62" w:author="Cees Vandereijk" w:date="2025-07-26T12:43:00Z" w16du:dateUtc="2025-07-26T11:43:00Z">
        <w:r w:rsidR="00194ACE">
          <w:t xml:space="preserve">2019 </w:t>
        </w:r>
      </w:ins>
      <w:r>
        <w:t xml:space="preserve">British Election Study. </w:t>
      </w:r>
      <w:ins w:id="63" w:author="Cees Vandereijk" w:date="2025-07-26T12:43:00Z" w16du:dateUtc="2025-07-26T11:43:00Z">
        <w:r w:rsidR="00194ACE">
          <w:t>The second consi</w:t>
        </w:r>
      </w:ins>
      <w:ins w:id="64" w:author="Cees Vandereijk" w:date="2025-07-26T12:44:00Z" w16du:dateUtc="2025-07-26T11:44:00Z">
        <w:r w:rsidR="00194ACE">
          <w:t>sts of dat</w:t>
        </w:r>
      </w:ins>
      <w:ins w:id="65" w:author="Cees Vandereijk" w:date="2025-07-26T12:45:00Z" w16du:dateUtc="2025-07-26T11:45:00Z">
        <w:r w:rsidR="00194ACE">
          <w:t>a</w:t>
        </w:r>
      </w:ins>
      <w:ins w:id="66" w:author="Cees Vandereijk" w:date="2025-07-26T12:44:00Z" w16du:dateUtc="2025-07-26T11:44:00Z">
        <w:r w:rsidR="00194ACE">
          <w:t xml:space="preserve"> derived from simulations covering </w:t>
        </w:r>
      </w:ins>
      <w:ins w:id="67" w:author="Cees Vandereijk" w:date="2025-07-26T12:45:00Z" w16du:dateUtc="2025-07-26T11:45:00Z">
        <w:r w:rsidR="00194ACE">
          <w:t xml:space="preserve">all </w:t>
        </w:r>
      </w:ins>
      <w:ins w:id="68" w:author="Cees Vandereijk" w:date="2025-07-26T12:46:00Z" w16du:dateUtc="2025-07-26T11:46:00Z">
        <w:r w:rsidR="00194ACE">
          <w:t xml:space="preserve">possible </w:t>
        </w:r>
      </w:ins>
      <w:ins w:id="69" w:author="Cees Vandereijk" w:date="2025-07-26T12:45:00Z" w16du:dateUtc="2025-07-26T11:45:00Z">
        <w:r w:rsidR="00194ACE">
          <w:t xml:space="preserve">relevant </w:t>
        </w:r>
      </w:ins>
      <w:ins w:id="70" w:author="Cees Vandereijk" w:date="2025-07-26T12:46:00Z" w16du:dateUtc="2025-07-26T11:46:00Z">
        <w:r w:rsidR="00194ACE">
          <w:t xml:space="preserve">conditions for pairs of </w:t>
        </w:r>
        <w:proofErr w:type="gramStart"/>
        <w:r w:rsidR="00194ACE">
          <w:t>ordered categorical variables</w:t>
        </w:r>
        <w:proofErr w:type="gramEnd"/>
        <w:r w:rsidR="00194ACE">
          <w:t xml:space="preserve">. </w:t>
        </w:r>
      </w:ins>
      <w:r>
        <w:t xml:space="preserve">We use </w:t>
      </w:r>
      <w:ins w:id="71" w:author="Cees Vandereijk" w:date="2025-07-26T12:47:00Z" w16du:dateUtc="2025-07-26T11:47:00Z">
        <w:r w:rsidR="00194ACE">
          <w:t xml:space="preserve">both sets of data </w:t>
        </w:r>
      </w:ins>
      <w:del w:id="72" w:author="Cees Vandereijk" w:date="2025-07-26T12:47:00Z" w16du:dateUtc="2025-07-26T11:47:00Z">
        <w:r w:rsidDel="00194ACE">
          <w:delText xml:space="preserve">the same data </w:delText>
        </w:r>
      </w:del>
      <w:r>
        <w:t>to explore conditions that influence the magnitude of the constraining effect.</w:t>
      </w:r>
      <w:ins w:id="73" w:author="Cees Vandereijk" w:date="2025-07-26T12:47:00Z" w16du:dateUtc="2025-07-26T11:47:00Z">
        <w:r w:rsidR="00194ACE">
          <w:t xml:space="preserve"> Section 6 concludes by </w:t>
        </w:r>
      </w:ins>
      <w:ins w:id="74" w:author="Cees Vandereijk" w:date="2025-07-26T12:48:00Z" w16du:dateUtc="2025-07-26T11:48:00Z">
        <w:r w:rsidR="00194ACE">
          <w:t xml:space="preserve">summarizing the findings, by elaborating the consequences for applied research, and by discussing </w:t>
        </w:r>
      </w:ins>
      <w:ins w:id="75" w:author="Cees Vandereijk" w:date="2025-07-26T12:49:00Z" w16du:dateUtc="2025-07-26T11:49:00Z">
        <w:r w:rsidR="00194ACE">
          <w:t>directions for further research.</w:t>
        </w:r>
      </w:ins>
    </w:p>
    <w:p w14:paraId="56FF0CB9" w14:textId="3A3A74B4" w:rsidR="00C618FB" w:rsidDel="00194ACE" w:rsidRDefault="00000000">
      <w:pPr>
        <w:pStyle w:val="BodyText"/>
        <w:rPr>
          <w:del w:id="76" w:author="Cees Vandereijk" w:date="2025-07-26T12:49:00Z" w16du:dateUtc="2025-07-26T11:49:00Z"/>
        </w:rPr>
      </w:pPr>
      <w:del w:id="77" w:author="Cees Vandereijk" w:date="2025-07-26T12:49:00Z" w16du:dateUtc="2025-07-26T11:49:00Z">
        <w:r w:rsidDel="00194ACE">
          <w:delText>[Other sections in between?] In the concluding section we discuss implications of our findings, suggestions for dealing with this problem for applied researchers, and directions for further research.</w:delText>
        </w:r>
      </w:del>
    </w:p>
    <w:p w14:paraId="1197F2F2" w14:textId="1805750F" w:rsidR="00C618FB" w:rsidRDefault="00000000">
      <w:pPr>
        <w:pStyle w:val="Heading2"/>
      </w:pPr>
      <w:bookmarkStart w:id="78" w:name="Xf8c637a8862c6456edcdf58f03db81712d2713c"/>
      <w:r>
        <w:lastRenderedPageBreak/>
        <w:t>2.1 On ordinal-categorical variables (</w:t>
      </w:r>
      <w:proofErr w:type="spellStart"/>
      <w:del w:id="79" w:author="Cees Vandereijk" w:date="2025-07-26T12:50:00Z" w16du:dateUtc="2025-07-26T11:50:00Z">
        <w:r w:rsidDel="00AC725D">
          <w:delText>ordcat</w:delText>
        </w:r>
      </w:del>
      <w:ins w:id="80" w:author="Cees Vandereijk" w:date="2025-07-26T12:50:00Z" w16du:dateUtc="2025-07-26T11:50:00Z">
        <w:r w:rsidR="00AC725D">
          <w:t>orcat</w:t>
        </w:r>
      </w:ins>
      <w:r>
        <w:t>s</w:t>
      </w:r>
      <w:proofErr w:type="spellEnd"/>
      <w:r>
        <w:t>), their level of measurement and their common use in quantitative analyses</w:t>
      </w:r>
    </w:p>
    <w:p w14:paraId="0D4FEA4F" w14:textId="0217ACB4" w:rsidR="00C618FB" w:rsidRDefault="00000000">
      <w:pPr>
        <w:pStyle w:val="FirstParagraph"/>
      </w:pPr>
      <w:del w:id="81" w:author="Cees Vandereijk" w:date="2025-07-26T12:50:00Z" w16du:dateUtc="2025-07-26T11:50:00Z">
        <w:r w:rsidDel="00AC725D">
          <w:delText>Ordcat</w:delText>
        </w:r>
      </w:del>
      <w:proofErr w:type="spellStart"/>
      <w:ins w:id="82" w:author="Cees Vandereijk" w:date="2025-07-26T12:50:00Z" w16du:dateUtc="2025-07-26T11:50:00Z">
        <w:r w:rsidR="00AC725D">
          <w:t>Orcat</w:t>
        </w:r>
      </w:ins>
      <w:r>
        <w:t>s</w:t>
      </w:r>
      <w:proofErr w:type="spellEnd"/>
      <w:r>
        <w:t xml:space="preserve"> are ordinal variables with a relatively small number of categories (or ranks) compared to the number of cases, thus resulting in partial orderings of cases. Although they can be found in all </w:t>
      </w:r>
      <w:proofErr w:type="gramStart"/>
      <w:r>
        <w:t>field</w:t>
      </w:r>
      <w:proofErr w:type="gramEnd"/>
      <w:r>
        <w:t xml:space="preserve"> of quantitative </w:t>
      </w:r>
      <w:proofErr w:type="gramStart"/>
      <w:r>
        <w:t>inquiry</w:t>
      </w:r>
      <w:proofErr w:type="gramEnd"/>
      <w:r>
        <w:t xml:space="preserve"> they are ubiquitous in data from </w:t>
      </w:r>
      <w:proofErr w:type="spellStart"/>
      <w:r>
        <w:t>standardised</w:t>
      </w:r>
      <w:proofErr w:type="spellEnd"/>
      <w:r>
        <w:t xml:space="preserve"> social science surveys. Likert items and rating scales [describe in </w:t>
      </w:r>
      <w:proofErr w:type="spellStart"/>
      <w:r>
        <w:t>fn</w:t>
      </w:r>
      <w:proofErr w:type="spellEnd"/>
      <w:r>
        <w:t xml:space="preserve"> Likert items and rating scales, add that there are yet other formats such as semantic-differential scales that also yield </w:t>
      </w:r>
      <w:del w:id="83" w:author="Cees Vandereijk" w:date="2025-07-26T12:50:00Z" w16du:dateUtc="2025-07-26T11:50:00Z">
        <w:r w:rsidDel="00AC725D">
          <w:delText>ordcat</w:delText>
        </w:r>
      </w:del>
      <w:proofErr w:type="spellStart"/>
      <w:ins w:id="84" w:author="Cees Vandereijk" w:date="2025-07-26T12:50:00Z" w16du:dateUtc="2025-07-26T11:50:00Z">
        <w:r w:rsidR="00AC725D">
          <w:t>orcat</w:t>
        </w:r>
      </w:ins>
      <w:r>
        <w:t>s</w:t>
      </w:r>
      <w:proofErr w:type="spellEnd"/>
      <w:r>
        <w:t xml:space="preserve">] are among the most </w:t>
      </w:r>
      <w:proofErr w:type="spellStart"/>
      <w:r>
        <w:t>favoured</w:t>
      </w:r>
      <w:proofErr w:type="spellEnd"/>
      <w:r>
        <w:t xml:space="preserve"> ways to elicit responses in such surveys. These survey-question formats have most often between 3 and 11 ordinal categories</w:t>
      </w:r>
      <w:del w:id="85" w:author="Cees Vandereijk" w:date="2025-07-26T16:53:00Z" w16du:dateUtc="2025-07-26T15:53:00Z">
        <w:r w:rsidDel="00CA46DB">
          <w:delText xml:space="preserve"> [fn (or not?) about ANES ‘feeling thermometer’ which has 101 categories but in view of the clustering of responses around only some values can perhaps better be regarded as a 13-point </w:delText>
        </w:r>
      </w:del>
      <w:del w:id="86" w:author="Cees Vandereijk" w:date="2025-07-26T12:50:00Z" w16du:dateUtc="2025-07-26T11:50:00Z">
        <w:r w:rsidDel="00AC725D">
          <w:delText>ordcat</w:delText>
        </w:r>
      </w:del>
      <w:del w:id="87" w:author="Cees Vandereijk" w:date="2025-07-26T16:53:00Z" w16du:dateUtc="2025-07-26T15:53:00Z">
        <w:r w:rsidDel="00CA46DB">
          <w:delText>]</w:delText>
        </w:r>
      </w:del>
      <w:r>
        <w:t xml:space="preserve">. The numerical values </w:t>
      </w:r>
      <w:del w:id="88" w:author="Cees Vandereijk" w:date="2025-07-26T12:52:00Z" w16du:dateUtc="2025-07-26T11:52:00Z">
        <w:r w:rsidDel="00AC725D">
          <w:delText xml:space="preserve">used </w:delText>
        </w:r>
      </w:del>
      <w:ins w:id="89" w:author="Cees Vandereijk" w:date="2025-07-26T12:52:00Z" w16du:dateUtc="2025-07-26T11:52:00Z">
        <w:r w:rsidR="00AC725D">
          <w:t xml:space="preserve">assigned </w:t>
        </w:r>
      </w:ins>
      <w:r>
        <w:t xml:space="preserve">to </w:t>
      </w:r>
      <w:del w:id="90" w:author="Cees Vandereijk" w:date="2025-07-26T12:52:00Z" w16du:dateUtc="2025-07-26T11:52:00Z">
        <w:r w:rsidDel="00AC725D">
          <w:delText xml:space="preserve">distinguish </w:delText>
        </w:r>
      </w:del>
      <w:r>
        <w:t xml:space="preserve">the categories of </w:t>
      </w:r>
      <w:del w:id="91" w:author="Cees Vandereijk" w:date="2025-07-26T12:50:00Z" w16du:dateUtc="2025-07-26T11:50:00Z">
        <w:r w:rsidDel="00AC725D">
          <w:delText>ordcat</w:delText>
        </w:r>
      </w:del>
      <w:proofErr w:type="spellStart"/>
      <w:ins w:id="92" w:author="Cees Vandereijk" w:date="2025-07-26T12:50:00Z" w16du:dateUtc="2025-07-26T11:50:00Z">
        <w:r w:rsidR="00AC725D">
          <w:t>orcat</w:t>
        </w:r>
      </w:ins>
      <w:r>
        <w:t>s</w:t>
      </w:r>
      <w:proofErr w:type="spellEnd"/>
      <w:r>
        <w:t xml:space="preserve"> are most often consecutive integers, starting with either 0 or 1</w:t>
      </w:r>
      <w:ins w:id="93" w:author="Cees Vandereijk" w:date="2025-07-26T16:23:00Z" w16du:dateUtc="2025-07-26T15:23:00Z">
        <w:r w:rsidR="00206427">
          <w:t xml:space="preserve">. </w:t>
        </w:r>
      </w:ins>
      <w:ins w:id="94" w:author="Cees Vandereijk" w:date="2025-07-26T12:54:00Z" w16du:dateUtc="2025-07-26T11:54:00Z">
        <w:r w:rsidR="00AC725D">
          <w:t>[</w:t>
        </w:r>
        <w:proofErr w:type="spellStart"/>
        <w:r w:rsidR="00AC725D">
          <w:t>fn</w:t>
        </w:r>
        <w:proofErr w:type="spellEnd"/>
        <w:r w:rsidR="00AC725D">
          <w:t xml:space="preserve">: explain that these values </w:t>
        </w:r>
      </w:ins>
      <w:ins w:id="95" w:author="Cees Vandereijk" w:date="2025-07-26T12:55:00Z" w16du:dateUtc="2025-07-26T11:55:00Z">
        <w:r w:rsidR="00AC725D">
          <w:t>may be included in the formulation of a survey question</w:t>
        </w:r>
      </w:ins>
      <w:ins w:id="96" w:author="Cees Vandereijk" w:date="2025-07-26T12:56:00Z" w16du:dateUtc="2025-07-26T11:56:00Z">
        <w:r w:rsidR="00AC725D">
          <w:t xml:space="preserve">, </w:t>
        </w:r>
      </w:ins>
      <w:ins w:id="97" w:author="Cees Vandereijk" w:date="2025-07-26T12:57:00Z" w16du:dateUtc="2025-07-26T11:57:00Z">
        <w:r w:rsidR="00AC725D">
          <w:t>which is immaterial to our discussion here. The values assigned to the</w:t>
        </w:r>
      </w:ins>
      <w:ins w:id="98" w:author="Cees Vandereijk" w:date="2025-07-26T12:58:00Z" w16du:dateUtc="2025-07-26T11:58:00Z">
        <w:r w:rsidR="00AC725D">
          <w:t xml:space="preserve"> categories (and to the responses) reflect</w:t>
        </w:r>
      </w:ins>
      <w:ins w:id="99" w:author="Cees Vandereijk" w:date="2025-07-26T12:59:00Z" w16du:dateUtc="2025-07-26T11:59:00Z">
        <w:r w:rsidR="00AC725D">
          <w:t xml:space="preserve">, in combination with the </w:t>
        </w:r>
      </w:ins>
      <w:ins w:id="100" w:author="Cees Vandereijk" w:date="2025-07-26T13:00:00Z" w16du:dateUtc="2025-07-26T12:00:00Z">
        <w:r w:rsidR="005217DC">
          <w:t xml:space="preserve">analysis </w:t>
        </w:r>
        <w:proofErr w:type="gramStart"/>
        <w:r w:rsidR="005217DC">
          <w:t>procedure</w:t>
        </w:r>
      </w:ins>
      <w:proofErr w:type="gramEnd"/>
      <w:ins w:id="101" w:author="Cees Vandereijk" w:date="2025-07-26T12:58:00Z" w16du:dateUtc="2025-07-26T11:58:00Z">
        <w:r w:rsidR="00AC725D">
          <w:t xml:space="preserve"> the analyst’s </w:t>
        </w:r>
      </w:ins>
      <w:ins w:id="102" w:author="Cees Vandereijk" w:date="2025-07-26T12:59:00Z" w16du:dateUtc="2025-07-26T11:59:00Z">
        <w:r w:rsidR="00AC725D">
          <w:t>interpretation of their meaning</w:t>
        </w:r>
      </w:ins>
      <w:ins w:id="103" w:author="Cees Vandereijk" w:date="2025-07-26T13:00:00Z" w16du:dateUtc="2025-07-26T12:00:00Z">
        <w:r w:rsidR="005217DC">
          <w:t>.]</w:t>
        </w:r>
      </w:ins>
      <w:ins w:id="104" w:author="Cees Vandereijk" w:date="2025-07-26T12:58:00Z" w16du:dateUtc="2025-07-26T11:58:00Z">
        <w:r w:rsidR="00AC725D">
          <w:t xml:space="preserve"> </w:t>
        </w:r>
      </w:ins>
      <w:del w:id="105" w:author="Cees Vandereijk" w:date="2025-07-26T12:54:00Z" w16du:dateUtc="2025-07-26T11:54:00Z">
        <w:r w:rsidDel="00AC725D">
          <w:delText>, and in applied survey data analyses it is common to interpret these values as scores</w:delText>
        </w:r>
      </w:del>
      <w:r>
        <w:t xml:space="preserve">. </w:t>
      </w:r>
      <w:ins w:id="106" w:author="Cees Vandereijk" w:date="2025-07-26T16:25:00Z" w16du:dateUtc="2025-07-26T15:25:00Z">
        <w:r w:rsidR="00206427">
          <w:t xml:space="preserve">Such </w:t>
        </w:r>
      </w:ins>
      <w:ins w:id="107" w:author="Cees Vandereijk" w:date="2025-07-26T16:29:00Z" w16du:dateUtc="2025-07-26T15:29:00Z">
        <w:r w:rsidR="00206427">
          <w:t>an assignment</w:t>
        </w:r>
      </w:ins>
      <w:ins w:id="108" w:author="Cees Vandereijk" w:date="2025-07-26T16:25:00Z" w16du:dateUtc="2025-07-26T15:25:00Z">
        <w:r w:rsidR="00206427">
          <w:t xml:space="preserve"> of values </w:t>
        </w:r>
      </w:ins>
      <w:ins w:id="109" w:author="Cees Vandereijk" w:date="2025-07-26T16:26:00Z" w16du:dateUtc="2025-07-26T15:26:00Z">
        <w:r w:rsidR="00206427">
          <w:t>is</w:t>
        </w:r>
      </w:ins>
      <w:ins w:id="110" w:author="Cees Vandereijk" w:date="2025-07-26T16:27:00Z" w16du:dateUtc="2025-07-26T15:27:00Z">
        <w:r w:rsidR="00206427">
          <w:t xml:space="preserve"> as good as, and indeed analytically equivalent to, any other set of val</w:t>
        </w:r>
      </w:ins>
      <w:ins w:id="111" w:author="Cees Vandereijk" w:date="2025-07-26T16:28:00Z" w16du:dateUtc="2025-07-26T15:28:00Z">
        <w:r w:rsidR="00206427">
          <w:t>ues that reflects the analyst’s understanding of the ordinal relations between the categories</w:t>
        </w:r>
      </w:ins>
      <w:ins w:id="112" w:author="Cees Vandereijk" w:date="2025-07-26T16:29:00Z" w16du:dateUtc="2025-07-26T15:29:00Z">
        <w:r w:rsidR="00206427">
          <w:t>, i.e., any monotonic transformation</w:t>
        </w:r>
      </w:ins>
      <w:ins w:id="113" w:author="Cees Vandereijk" w:date="2025-07-26T16:30:00Z" w16du:dateUtc="2025-07-26T15:30:00Z">
        <w:r w:rsidR="00206427">
          <w:t>.</w:t>
        </w:r>
      </w:ins>
      <w:ins w:id="114" w:author="Cees Vandereijk" w:date="2025-07-26T16:29:00Z" w16du:dateUtc="2025-07-26T15:29:00Z">
        <w:r w:rsidR="00206427">
          <w:t xml:space="preserve"> </w:t>
        </w:r>
      </w:ins>
      <w:ins w:id="115" w:author="Cees Vandereijk" w:date="2025-07-26T16:31:00Z" w16du:dateUtc="2025-07-26T15:31:00Z">
        <w:r w:rsidR="00206427">
          <w:t xml:space="preserve">However, </w:t>
        </w:r>
      </w:ins>
      <w:ins w:id="116" w:author="Cees Vandereijk" w:date="2025-07-26T16:32:00Z" w16du:dateUtc="2025-07-26T15:32:00Z">
        <w:r w:rsidR="00206427">
          <w:t xml:space="preserve">objections are often raised when </w:t>
        </w:r>
      </w:ins>
      <w:del w:id="117" w:author="Cees Vandereijk" w:date="2025-07-26T16:31:00Z" w16du:dateUtc="2025-07-26T15:31:00Z">
        <w:r w:rsidDel="00206427">
          <w:delText xml:space="preserve">A frequently issued objection against </w:delText>
        </w:r>
      </w:del>
      <w:del w:id="118" w:author="Cees Vandereijk" w:date="2025-07-26T16:33:00Z" w16du:dateUtc="2025-07-26T15:33:00Z">
        <w:r w:rsidDel="00206427">
          <w:delText xml:space="preserve">this so-called </w:delText>
        </w:r>
      </w:del>
      <w:del w:id="119" w:author="Cees Vandereijk" w:date="2025-07-26T16:35:00Z" w16du:dateUtc="2025-07-26T15:35:00Z">
        <w:r w:rsidDel="00230D36">
          <w:delText>equal-distance scor</w:delText>
        </w:r>
      </w:del>
      <w:proofErr w:type="spellStart"/>
      <w:ins w:id="120" w:author="Cees Vandereijk" w:date="2025-07-26T16:33:00Z" w16du:dateUtc="2025-07-26T15:33:00Z">
        <w:r w:rsidR="00206427">
          <w:t>orcats</w:t>
        </w:r>
        <w:proofErr w:type="spellEnd"/>
        <w:r w:rsidR="00206427">
          <w:t xml:space="preserve"> </w:t>
        </w:r>
      </w:ins>
      <w:del w:id="121" w:author="Cees Vandereijk" w:date="2025-07-26T16:33:00Z" w16du:dateUtc="2025-07-26T15:33:00Z">
        <w:r w:rsidDel="00206427">
          <w:delText>ing</w:delText>
        </w:r>
      </w:del>
      <w:r>
        <w:t xml:space="preserve"> </w:t>
      </w:r>
      <w:del w:id="122" w:author="Cees Vandereijk" w:date="2025-07-26T16:32:00Z" w16du:dateUtc="2025-07-26T15:32:00Z">
        <w:r w:rsidDel="00206427">
          <w:delText xml:space="preserve">practice </w:delText>
        </w:r>
      </w:del>
      <w:r>
        <w:t>[</w:t>
      </w:r>
      <w:proofErr w:type="spellStart"/>
      <w:r>
        <w:t>fn</w:t>
      </w:r>
      <w:proofErr w:type="spellEnd"/>
      <w:r>
        <w:t xml:space="preserve">: add references] </w:t>
      </w:r>
      <w:ins w:id="123" w:author="Cees Vandereijk" w:date="2025-07-26T16:33:00Z" w16du:dateUtc="2025-07-26T15:33:00Z">
        <w:r w:rsidR="00206427">
          <w:t xml:space="preserve">are </w:t>
        </w:r>
        <w:proofErr w:type="spellStart"/>
        <w:r w:rsidR="00206427">
          <w:t>analysed</w:t>
        </w:r>
        <w:proofErr w:type="spellEnd"/>
        <w:r w:rsidR="00206427">
          <w:t xml:space="preserve"> with </w:t>
        </w:r>
      </w:ins>
      <w:ins w:id="124" w:author="Cees Vandereijk" w:date="2025-07-26T13:03:00Z" w16du:dateUtc="2025-07-26T12:03:00Z">
        <w:r w:rsidR="00472AB7">
          <w:t xml:space="preserve">procedures </w:t>
        </w:r>
      </w:ins>
      <w:ins w:id="125" w:author="Cees Vandereijk" w:date="2025-07-26T16:34:00Z" w16du:dateUtc="2025-07-26T15:34:00Z">
        <w:r w:rsidR="00230D36">
          <w:t xml:space="preserve">requiring </w:t>
        </w:r>
      </w:ins>
      <w:ins w:id="126" w:author="Cees Vandereijk" w:date="2025-07-26T13:03:00Z" w16du:dateUtc="2025-07-26T12:03:00Z">
        <w:r w:rsidR="00472AB7">
          <w:t>metric measurement</w:t>
        </w:r>
      </w:ins>
      <w:ins w:id="127" w:author="Cees Vandereijk" w:date="2025-07-26T16:34:00Z" w16du:dateUtc="2025-07-26T15:34:00Z">
        <w:r w:rsidR="00230D36">
          <w:t xml:space="preserve">. </w:t>
        </w:r>
      </w:ins>
      <w:ins w:id="128" w:author="Cees Vandereijk" w:date="2025-07-26T16:36:00Z" w16du:dateUtc="2025-07-26T15:36:00Z">
        <w:r w:rsidR="00230D36">
          <w:t xml:space="preserve">That requirement </w:t>
        </w:r>
      </w:ins>
      <w:del w:id="129" w:author="Cees Vandereijk" w:date="2025-07-26T16:36:00Z" w16du:dateUtc="2025-07-26T15:36:00Z">
        <w:r w:rsidDel="00230D36">
          <w:delText xml:space="preserve">is that it </w:delText>
        </w:r>
      </w:del>
      <w:r>
        <w:t>implies that the difference</w:t>
      </w:r>
      <w:ins w:id="130" w:author="Cees Vandereijk" w:date="2025-07-26T16:36:00Z" w16du:dateUtc="2025-07-26T15:36:00Z">
        <w:r w:rsidR="00230D36">
          <w:t xml:space="preserve">s between values can </w:t>
        </w:r>
      </w:ins>
      <w:ins w:id="131" w:author="Cees Vandereijk" w:date="2025-07-26T16:47:00Z" w16du:dateUtc="2025-07-26T15:47:00Z">
        <w:r w:rsidR="00CA46DB">
          <w:t>validly</w:t>
        </w:r>
      </w:ins>
      <w:ins w:id="132" w:author="Cees Vandereijk" w:date="2025-07-26T16:36:00Z" w16du:dateUtc="2025-07-26T15:36:00Z">
        <w:r w:rsidR="00230D36">
          <w:t xml:space="preserve"> be compared so that</w:t>
        </w:r>
      </w:ins>
      <w:del w:id="133" w:author="Cees Vandereijk" w:date="2025-07-26T16:36:00Z" w16du:dateUtc="2025-07-26T15:36:00Z">
        <w:r w:rsidDel="00230D36">
          <w:delText xml:space="preserve"> in meaning between</w:delText>
        </w:r>
      </w:del>
      <w:r>
        <w:t xml:space="preserve">, e.g., </w:t>
      </w:r>
      <w:ins w:id="134" w:author="Cees Vandereijk" w:date="2025-07-26T16:37:00Z" w16du:dateUtc="2025-07-26T15:37:00Z">
        <w:r w:rsidR="00230D36">
          <w:t xml:space="preserve">the </w:t>
        </w:r>
      </w:ins>
      <w:ins w:id="135" w:author="Cees Vandereijk" w:date="2025-07-26T16:47:00Z" w16du:dateUtc="2025-07-26T15:47:00Z">
        <w:r w:rsidR="00CA46DB">
          <w:t xml:space="preserve">substantive </w:t>
        </w:r>
      </w:ins>
      <w:ins w:id="136" w:author="Cees Vandereijk" w:date="2025-07-26T16:37:00Z" w16du:dateUtc="2025-07-26T15:37:00Z">
        <w:r w:rsidR="00230D36">
          <w:t xml:space="preserve">difference between </w:t>
        </w:r>
      </w:ins>
      <w:r>
        <w:t xml:space="preserve">categories 1 and 2 is equal to that between categories 3 and 4, </w:t>
      </w:r>
      <w:ins w:id="137" w:author="Cees Vandereijk" w:date="2025-07-26T16:37:00Z" w16du:dateUtc="2025-07-26T15:37:00Z">
        <w:r w:rsidR="00230D36">
          <w:t xml:space="preserve">and half as large as the difference between </w:t>
        </w:r>
      </w:ins>
      <w:ins w:id="138" w:author="Cees Vandereijk" w:date="2025-07-26T16:48:00Z" w16du:dateUtc="2025-07-26T15:48:00Z">
        <w:r w:rsidR="00CA46DB">
          <w:t xml:space="preserve">categories </w:t>
        </w:r>
      </w:ins>
      <w:ins w:id="139" w:author="Cees Vandereijk" w:date="2025-07-26T16:37:00Z" w16du:dateUtc="2025-07-26T15:37:00Z">
        <w:r w:rsidR="00230D36">
          <w:t xml:space="preserve">2 and 4, </w:t>
        </w:r>
      </w:ins>
      <w:r>
        <w:t>etc.</w:t>
      </w:r>
      <w:ins w:id="140" w:author="Cees Vandereijk" w:date="2025-07-26T16:37:00Z" w16du:dateUtc="2025-07-26T15:37:00Z">
        <w:r w:rsidR="00230D36">
          <w:t xml:space="preserve"> </w:t>
        </w:r>
      </w:ins>
      <w:del w:id="141" w:author="Cees Vandereijk" w:date="2025-07-26T16:37:00Z" w16du:dateUtc="2025-07-26T15:37:00Z">
        <w:r w:rsidDel="00230D36">
          <w:delText>,</w:delText>
        </w:r>
      </w:del>
      <w:del w:id="142" w:author="Cees Vandereijk" w:date="2025-07-26T16:38:00Z" w16du:dateUtc="2025-07-26T15:38:00Z">
        <w:r w:rsidDel="00230D36">
          <w:delText xml:space="preserve"> without clear justification. </w:delText>
        </w:r>
      </w:del>
      <w:del w:id="143" w:author="Cees Vandereijk" w:date="2025-07-26T16:39:00Z" w16du:dateUtc="2025-07-26T15:39:00Z">
        <w:r w:rsidDel="00230D36">
          <w:delText xml:space="preserve">In other words, </w:delText>
        </w:r>
      </w:del>
      <w:ins w:id="144" w:author="Cees Vandereijk" w:date="2025-07-26T16:39:00Z" w16du:dateUtc="2025-07-26T15:39:00Z">
        <w:r w:rsidR="00230D36">
          <w:t>A</w:t>
        </w:r>
      </w:ins>
      <w:ins w:id="145" w:author="Cees Vandereijk" w:date="2025-07-26T16:38:00Z" w16du:dateUtc="2025-07-26T15:38:00Z">
        <w:r w:rsidR="00230D36">
          <w:t xml:space="preserve">ny implied </w:t>
        </w:r>
      </w:ins>
      <w:del w:id="146" w:author="Cees Vandereijk" w:date="2025-07-26T16:38:00Z" w16du:dateUtc="2025-07-26T15:38:00Z">
        <w:r w:rsidDel="00230D36">
          <w:delText xml:space="preserve">it implies an </w:delText>
        </w:r>
      </w:del>
      <w:r>
        <w:t xml:space="preserve">interval-level interpretation </w:t>
      </w:r>
      <w:ins w:id="147" w:author="Cees Vandereijk" w:date="2025-07-26T16:38:00Z" w16du:dateUtc="2025-07-26T15:38:00Z">
        <w:r w:rsidR="00230D36">
          <w:t xml:space="preserve">of ordinal categorical variables </w:t>
        </w:r>
      </w:ins>
      <w:ins w:id="148" w:author="Cees Vandereijk" w:date="2025-07-26T16:40:00Z" w16du:dateUtc="2025-07-26T15:40:00Z">
        <w:r w:rsidR="00230D36">
          <w:t xml:space="preserve">requires </w:t>
        </w:r>
      </w:ins>
      <w:ins w:id="149" w:author="Cees Vandereijk" w:date="2025-07-26T16:48:00Z" w16du:dateUtc="2025-07-26T15:48:00Z">
        <w:r w:rsidR="00CA46DB">
          <w:t xml:space="preserve">therefore </w:t>
        </w:r>
      </w:ins>
      <w:ins w:id="150" w:author="Cees Vandereijk" w:date="2025-07-26T16:40:00Z" w16du:dateUtc="2025-07-26T15:40:00Z">
        <w:r w:rsidR="00230D36">
          <w:t>a compelling theoretical or empirical justifi</w:t>
        </w:r>
      </w:ins>
      <w:ins w:id="151" w:author="Cees Vandereijk" w:date="2025-07-26T16:41:00Z" w16du:dateUtc="2025-07-26T15:41:00Z">
        <w:r w:rsidR="00230D36">
          <w:t xml:space="preserve">cation </w:t>
        </w:r>
      </w:ins>
      <w:ins w:id="152" w:author="Cees Vandereijk" w:date="2025-07-26T16:49:00Z" w16du:dateUtc="2025-07-26T15:49:00Z">
        <w:r w:rsidR="00CA46DB">
          <w:t xml:space="preserve">of the numerical values assigned to the categories </w:t>
        </w:r>
      </w:ins>
      <w:ins w:id="153" w:author="Cees Vandereijk" w:date="2025-07-26T16:41:00Z" w16du:dateUtc="2025-07-26T15:41:00Z">
        <w:r w:rsidR="00230D36">
          <w:t xml:space="preserve">rather than just the analyst’s </w:t>
        </w:r>
      </w:ins>
      <w:del w:id="154" w:author="Cees Vandereijk" w:date="2025-07-26T16:41:00Z" w16du:dateUtc="2025-07-26T15:41:00Z">
        <w:r w:rsidDel="00230D36">
          <w:delText xml:space="preserve">by </w:delText>
        </w:r>
      </w:del>
      <w:r>
        <w:t xml:space="preserve">fiat. </w:t>
      </w:r>
      <w:del w:id="155" w:author="Cees Vandereijk" w:date="2025-07-26T16:42:00Z" w16du:dateUtc="2025-07-26T15:42:00Z">
        <w:r w:rsidDel="00230D36">
          <w:delText xml:space="preserve">[add fn: </w:delText>
        </w:r>
      </w:del>
      <w:r>
        <w:t xml:space="preserve">In principle </w:t>
      </w:r>
      <w:ins w:id="156" w:author="Cees Vandereijk" w:date="2025-07-26T16:42:00Z" w16du:dateUtc="2025-07-26T15:42:00Z">
        <w:r w:rsidR="00230D36">
          <w:t xml:space="preserve">this is </w:t>
        </w:r>
      </w:ins>
      <w:del w:id="157" w:author="Cees Vandereijk" w:date="2025-07-26T16:42:00Z" w16du:dateUtc="2025-07-26T15:42:00Z">
        <w:r w:rsidDel="00230D36">
          <w:delText xml:space="preserve">it is </w:delText>
        </w:r>
      </w:del>
      <w:r>
        <w:t>quite possible</w:t>
      </w:r>
      <w:ins w:id="158" w:author="Cees Vandereijk" w:date="2025-07-26T16:42:00Z" w16du:dateUtc="2025-07-26T15:42:00Z">
        <w:r w:rsidR="00230D36">
          <w:t xml:space="preserve">, </w:t>
        </w:r>
      </w:ins>
      <w:del w:id="159" w:author="Cees Vandereijk" w:date="2025-07-26T16:42:00Z" w16du:dateUtc="2025-07-26T15:42:00Z">
        <w:r w:rsidDel="00230D36">
          <w:delText xml:space="preserve"> to assign values to survey-based </w:delText>
        </w:r>
      </w:del>
      <w:del w:id="160" w:author="Cees Vandereijk" w:date="2025-07-26T12:50:00Z" w16du:dateUtc="2025-07-26T11:50:00Z">
        <w:r w:rsidDel="00AC725D">
          <w:delText>ordcat</w:delText>
        </w:r>
      </w:del>
      <w:del w:id="161" w:author="Cees Vandereijk" w:date="2025-07-26T16:42:00Z" w16du:dateUtc="2025-07-26T15:42:00Z">
        <w:r w:rsidDel="00230D36">
          <w:delText xml:space="preserve">s that have a clear empirical justification, </w:delText>
        </w:r>
      </w:del>
      <w:r>
        <w:t xml:space="preserve">for example by calibrating </w:t>
      </w:r>
      <w:ins w:id="162" w:author="Cees Vandereijk" w:date="2025-07-26T16:43:00Z" w16du:dateUtc="2025-07-26T15:43:00Z">
        <w:r w:rsidR="00230D36">
          <w:t xml:space="preserve">values of categories </w:t>
        </w:r>
      </w:ins>
      <w:r>
        <w:t>against psychophysical measurements (cf., Lodge; Tillie; others), or against the results of psychometric/linguistic analysis of verbal response labels (</w:t>
      </w:r>
      <w:proofErr w:type="spellStart"/>
      <w:r>
        <w:t>cf</w:t>
      </w:r>
      <w:proofErr w:type="spellEnd"/>
      <w:r>
        <w:t xml:space="preserve"> </w:t>
      </w:r>
      <w:proofErr w:type="spellStart"/>
      <w:r>
        <w:t>Sönning</w:t>
      </w:r>
      <w:proofErr w:type="spellEnd"/>
      <w:r>
        <w:t xml:space="preserve"> 2024). However, such procedures are rarely integrated in applied survey research because of their high cost</w:t>
      </w:r>
      <w:del w:id="163" w:author="Cees Vandereijk" w:date="2025-07-26T17:04:00Z" w16du:dateUtc="2025-07-26T16:04:00Z">
        <w:r w:rsidDel="00480A50">
          <w:delText>s</w:delText>
        </w:r>
      </w:del>
      <w:r>
        <w:t>.</w:t>
      </w:r>
      <w:del w:id="164" w:author="Cees Vandereijk" w:date="2025-07-26T16:43:00Z" w16du:dateUtc="2025-07-26T15:43:00Z">
        <w:r w:rsidDel="00230D36">
          <w:delText>]</w:delText>
        </w:r>
      </w:del>
      <w:r>
        <w:t xml:space="preserve"> </w:t>
      </w:r>
      <w:ins w:id="165" w:author="Cees Vandereijk" w:date="2025-07-26T17:04:00Z" w16du:dateUtc="2025-07-26T16:04:00Z">
        <w:r w:rsidR="00A330C7">
          <w:t xml:space="preserve">In the absence of </w:t>
        </w:r>
      </w:ins>
      <w:ins w:id="166" w:author="Cees Vandereijk" w:date="2025-07-26T17:05:00Z" w16du:dateUtc="2025-07-26T16:05:00Z">
        <w:r w:rsidR="00A330C7">
          <w:t xml:space="preserve">compelling justifications for values assigned to categories </w:t>
        </w:r>
        <w:proofErr w:type="spellStart"/>
        <w:r w:rsidR="00A330C7">
          <w:t>orcats</w:t>
        </w:r>
        <w:proofErr w:type="spellEnd"/>
        <w:r w:rsidR="00A330C7">
          <w:t xml:space="preserve"> can</w:t>
        </w:r>
      </w:ins>
      <w:ins w:id="167" w:author="Cees Vandereijk" w:date="2025-07-26T17:06:00Z" w16du:dateUtc="2025-07-26T16:06:00Z">
        <w:r w:rsidR="00A330C7">
          <w:t xml:space="preserve"> only be considered to provide ordinal information, not metric information. </w:t>
        </w:r>
      </w:ins>
      <w:del w:id="168" w:author="Cees Vandereijk" w:date="2025-07-26T17:06:00Z" w16du:dateUtc="2025-07-26T16:06:00Z">
        <w:r w:rsidDel="00A330C7">
          <w:delText xml:space="preserve">The consequence of this objection is that </w:delText>
        </w:r>
      </w:del>
      <w:del w:id="169" w:author="Cees Vandereijk" w:date="2025-07-26T12:50:00Z" w16du:dateUtc="2025-07-26T11:50:00Z">
        <w:r w:rsidDel="00AC725D">
          <w:delText>ordcat</w:delText>
        </w:r>
      </w:del>
      <w:del w:id="170" w:author="Cees Vandereijk" w:date="2025-07-26T17:06:00Z" w16du:dateUtc="2025-07-26T16:06:00Z">
        <w:r w:rsidDel="00A330C7">
          <w:delText xml:space="preserve">s should be considered ordinal variables and that they should not be analysed with statistical procedures requiring metric data. </w:delText>
        </w:r>
      </w:del>
      <w:proofErr w:type="gramStart"/>
      <w:r>
        <w:t>In spite of</w:t>
      </w:r>
      <w:proofErr w:type="gramEnd"/>
      <w:r>
        <w:t xml:space="preserve"> this </w:t>
      </w:r>
      <w:del w:id="171" w:author="Cees Vandereijk" w:date="2025-07-26T17:07:00Z" w16du:dateUtc="2025-07-26T16:07:00Z">
        <w:r w:rsidDel="00A330C7">
          <w:delText xml:space="preserve">objection </w:delText>
        </w:r>
      </w:del>
      <w:r>
        <w:t xml:space="preserve">we find that </w:t>
      </w:r>
      <w:del w:id="172" w:author="Cees Vandereijk" w:date="2025-07-26T12:50:00Z" w16du:dateUtc="2025-07-26T11:50:00Z">
        <w:r w:rsidDel="00AC725D">
          <w:delText>ordcat</w:delText>
        </w:r>
      </w:del>
      <w:del w:id="173" w:author="Cees Vandereijk" w:date="2025-07-26T17:07:00Z" w16du:dateUtc="2025-07-26T16:07:00Z">
        <w:r w:rsidDel="00A330C7">
          <w:delText>s</w:delText>
        </w:r>
      </w:del>
      <w:ins w:id="174" w:author="Cees Vandereijk" w:date="2025-07-26T17:07:00Z" w16du:dateUtc="2025-07-26T16:07:00Z">
        <w:r w:rsidR="00A330C7">
          <w:t xml:space="preserve"> they</w:t>
        </w:r>
      </w:ins>
      <w:r>
        <w:t xml:space="preserve"> are very commonly </w:t>
      </w:r>
      <w:proofErr w:type="spellStart"/>
      <w:r>
        <w:t>analysed</w:t>
      </w:r>
      <w:proofErr w:type="spellEnd"/>
      <w:r>
        <w:t xml:space="preserve"> with </w:t>
      </w:r>
      <w:ins w:id="175" w:author="Cees Vandereijk" w:date="2025-07-26T17:09:00Z" w16du:dateUtc="2025-07-26T16:09:00Z">
        <w:r w:rsidR="00A330C7">
          <w:t xml:space="preserve">statistical tools that require metric measurement of variables such as </w:t>
        </w:r>
      </w:ins>
      <w:r>
        <w:t xml:space="preserve">product-moment correlations or </w:t>
      </w:r>
      <w:del w:id="176" w:author="Cees Vandereijk" w:date="2025-07-26T17:09:00Z" w16du:dateUtc="2025-07-26T16:09:00Z">
        <w:r w:rsidDel="00A330C7">
          <w:delText xml:space="preserve">with </w:delText>
        </w:r>
      </w:del>
      <w:r>
        <w:t>procedures that build upon such correlations. We find this clearly exhibited in published articles in high-ranking academic journals [</w:t>
      </w:r>
      <w:proofErr w:type="spellStart"/>
      <w:r>
        <w:t>fn</w:t>
      </w:r>
      <w:proofErr w:type="spellEnd"/>
      <w:r>
        <w:t xml:space="preserve">: explain how we did this] and in </w:t>
      </w:r>
      <w:r>
        <w:lastRenderedPageBreak/>
        <w:t xml:space="preserve">highly regarded textbooks where examples are given of the use of correlations between </w:t>
      </w:r>
      <w:del w:id="177" w:author="Cees Vandereijk" w:date="2025-07-26T12:50:00Z" w16du:dateUtc="2025-07-26T11:50:00Z">
        <w:r w:rsidDel="00AC725D">
          <w:delText>ordcat</w:delText>
        </w:r>
      </w:del>
      <w:proofErr w:type="spellStart"/>
      <w:ins w:id="178" w:author="Cees Vandereijk" w:date="2025-07-26T12:50:00Z" w16du:dateUtc="2025-07-26T11:50:00Z">
        <w:r w:rsidR="00AC725D">
          <w:t>orcat</w:t>
        </w:r>
      </w:ins>
      <w:r>
        <w:t>s</w:t>
      </w:r>
      <w:proofErr w:type="spellEnd"/>
      <w:r>
        <w:t xml:space="preserve"> as input for procedures such as PCA, FA or SEM [</w:t>
      </w:r>
      <w:proofErr w:type="spellStart"/>
      <w:r>
        <w:t>fn</w:t>
      </w:r>
      <w:proofErr w:type="spellEnd"/>
      <w:r>
        <w:t xml:space="preserve">: examples: Kline; Byrne; xxx]. This practice is so established that it is occasionally </w:t>
      </w:r>
      <w:proofErr w:type="spellStart"/>
      <w:r>
        <w:t>rationalised</w:t>
      </w:r>
      <w:proofErr w:type="spellEnd"/>
      <w:r>
        <w:t xml:space="preserve"> by referring to </w:t>
      </w:r>
      <w:del w:id="179" w:author="Cees Vandereijk" w:date="2025-07-26T12:50:00Z" w16du:dateUtc="2025-07-26T11:50:00Z">
        <w:r w:rsidDel="00AC725D">
          <w:delText>ordcat</w:delText>
        </w:r>
      </w:del>
      <w:ins w:id="180" w:author="Cees Vandereijk" w:date="2025-07-26T17:11:00Z" w16du:dateUtc="2025-07-26T16:11:00Z">
        <w:r w:rsidR="00A330C7">
          <w:t xml:space="preserve"> </w:t>
        </w:r>
      </w:ins>
      <w:proofErr w:type="spellStart"/>
      <w:ins w:id="181" w:author="Cees Vandereijk" w:date="2025-07-26T12:50:00Z" w16du:dateUtc="2025-07-26T11:50:00Z">
        <w:r w:rsidR="00AC725D">
          <w:t>orcat</w:t>
        </w:r>
      </w:ins>
      <w:r>
        <w:t>s</w:t>
      </w:r>
      <w:proofErr w:type="spellEnd"/>
      <w:r>
        <w:t xml:space="preserve"> as being ‘quasi-interval </w:t>
      </w:r>
      <w:proofErr w:type="gramStart"/>
      <w:r>
        <w:t>level’</w:t>
      </w:r>
      <w:proofErr w:type="gramEnd"/>
      <w:r>
        <w:t xml:space="preserve"> measures [</w:t>
      </w:r>
      <w:proofErr w:type="spellStart"/>
      <w:r>
        <w:t>fn</w:t>
      </w:r>
      <w:proofErr w:type="spellEnd"/>
      <w:r>
        <w:t xml:space="preserve">: reference]. One can, however, also find </w:t>
      </w:r>
      <w:del w:id="182" w:author="Cees Vandereijk" w:date="2025-07-26T17:13:00Z" w16du:dateUtc="2025-07-26T16:13:00Z">
        <w:r w:rsidDel="00A330C7">
          <w:delText xml:space="preserve">some </w:delText>
        </w:r>
      </w:del>
      <w:ins w:id="183" w:author="Cees Vandereijk" w:date="2025-07-26T17:13:00Z" w16du:dateUtc="2025-07-26T16:13:00Z">
        <w:r w:rsidR="00A330C7">
          <w:t xml:space="preserve">more explicit </w:t>
        </w:r>
      </w:ins>
      <w:r>
        <w:t xml:space="preserve">justifications </w:t>
      </w:r>
      <w:del w:id="184" w:author="Cees Vandereijk" w:date="2025-07-26T17:13:00Z" w16du:dateUtc="2025-07-26T16:13:00Z">
        <w:r w:rsidDel="00A330C7">
          <w:delText xml:space="preserve">in the literature </w:delText>
        </w:r>
      </w:del>
      <w:r>
        <w:t xml:space="preserve">for this practice, which </w:t>
      </w:r>
      <w:proofErr w:type="spellStart"/>
      <w:r>
        <w:t>emphasise</w:t>
      </w:r>
      <w:proofErr w:type="spellEnd"/>
      <w:del w:id="185" w:author="Cees Vandereijk" w:date="2025-07-26T17:13:00Z" w16du:dateUtc="2025-07-26T16:13:00Z">
        <w:r w:rsidDel="00A330C7">
          <w:delText>s</w:delText>
        </w:r>
      </w:del>
      <w:r>
        <w:t xml:space="preserve"> the robustness of correlation coefficients for violations of </w:t>
      </w:r>
      <w:ins w:id="186" w:author="Cees Vandereijk" w:date="2025-07-26T17:14:00Z" w16du:dateUtc="2025-07-26T16:14:00Z">
        <w:r w:rsidR="009802D1">
          <w:t xml:space="preserve">their measurement level assumptions. </w:t>
        </w:r>
      </w:ins>
      <w:del w:id="187" w:author="Cees Vandereijk" w:date="2025-07-26T17:14:00Z" w16du:dateUtc="2025-07-26T16:14:00Z">
        <w:r w:rsidDel="009802D1">
          <w:delText xml:space="preserve">variables involved . </w:delText>
        </w:r>
      </w:del>
      <w:r>
        <w:t xml:space="preserve">Labovitz (1967, 1970) in particular has compared correlations between </w:t>
      </w:r>
      <w:del w:id="188" w:author="Cees Vandereijk" w:date="2025-07-26T12:50:00Z" w16du:dateUtc="2025-07-26T11:50:00Z">
        <w:r w:rsidDel="00AC725D">
          <w:delText>ordcat</w:delText>
        </w:r>
      </w:del>
      <w:proofErr w:type="spellStart"/>
      <w:ins w:id="189" w:author="Cees Vandereijk" w:date="2025-07-26T12:50:00Z" w16du:dateUtc="2025-07-26T11:50:00Z">
        <w:r w:rsidR="00AC725D">
          <w:t>orcat</w:t>
        </w:r>
      </w:ins>
      <w:r>
        <w:t>s</w:t>
      </w:r>
      <w:proofErr w:type="spellEnd"/>
      <w:r>
        <w:t xml:space="preserve"> </w:t>
      </w:r>
      <w:del w:id="190" w:author="Cees Vandereijk" w:date="2025-07-26T17:14:00Z" w16du:dateUtc="2025-07-26T16:14:00Z">
        <w:r w:rsidDel="009802D1">
          <w:delText xml:space="preserve">using </w:delText>
        </w:r>
      </w:del>
      <w:ins w:id="191" w:author="Cees Vandereijk" w:date="2025-07-26T17:14:00Z" w16du:dateUtc="2025-07-26T16:14:00Z">
        <w:r w:rsidR="009802D1">
          <w:t xml:space="preserve">scored </w:t>
        </w:r>
      </w:ins>
      <w:ins w:id="192" w:author="Cees Vandereijk" w:date="2025-07-26T17:15:00Z" w16du:dateUtc="2025-07-26T16:15:00Z">
        <w:r w:rsidR="009802D1">
          <w:t>according to</w:t>
        </w:r>
      </w:ins>
      <w:ins w:id="193" w:author="Cees Vandereijk" w:date="2025-07-26T17:14:00Z" w16du:dateUtc="2025-07-26T16:14:00Z">
        <w:r w:rsidR="009802D1">
          <w:t xml:space="preserve"> </w:t>
        </w:r>
      </w:ins>
      <w:del w:id="194" w:author="Cees Vandereijk" w:date="2025-07-26T17:15:00Z" w16du:dateUtc="2025-07-26T16:15:00Z">
        <w:r w:rsidDel="009802D1">
          <w:delText xml:space="preserve">the </w:delText>
        </w:r>
      </w:del>
      <w:r>
        <w:t>equal</w:t>
      </w:r>
      <w:del w:id="195" w:author="Cees Vandereijk" w:date="2025-07-26T17:16:00Z" w16du:dateUtc="2025-07-26T16:16:00Z">
        <w:r w:rsidDel="009802D1">
          <w:delText xml:space="preserve">-scoring </w:delText>
        </w:r>
      </w:del>
      <w:ins w:id="196" w:author="Cees Vandereijk" w:date="2025-07-26T17:16:00Z" w16du:dateUtc="2025-07-26T16:16:00Z">
        <w:r w:rsidR="009802D1">
          <w:t>-</w:t>
        </w:r>
      </w:ins>
      <w:r>
        <w:t>distance</w:t>
      </w:r>
      <w:ins w:id="197" w:author="Cees Vandereijk" w:date="2025-07-26T17:16:00Z" w16du:dateUtc="2025-07-26T16:16:00Z">
        <w:r w:rsidR="009802D1">
          <w:t>s</w:t>
        </w:r>
      </w:ins>
      <w:r>
        <w:t xml:space="preserve"> with </w:t>
      </w:r>
      <w:ins w:id="198" w:author="Cees Vandereijk" w:date="2025-07-26T17:16:00Z" w16du:dateUtc="2025-07-26T16:16:00Z">
        <w:r w:rsidR="009802D1">
          <w:t xml:space="preserve">correlations when the variables were scored </w:t>
        </w:r>
      </w:ins>
      <w:ins w:id="199" w:author="Cees Vandereijk" w:date="2025-07-26T17:17:00Z" w16du:dateUtc="2025-07-26T16:17:00Z">
        <w:r w:rsidR="009802D1">
          <w:t xml:space="preserve">with a </w:t>
        </w:r>
      </w:ins>
      <w:del w:id="200" w:author="Cees Vandereijk" w:date="2025-07-26T17:16:00Z" w16du:dateUtc="2025-07-26T16:16:00Z">
        <w:r w:rsidDel="009802D1">
          <w:delText xml:space="preserve">a </w:delText>
        </w:r>
      </w:del>
      <w:r>
        <w:t xml:space="preserve">monotonic random </w:t>
      </w:r>
      <w:ins w:id="201" w:author="Cees Vandereijk" w:date="2025-07-26T17:17:00Z" w16du:dateUtc="2025-07-26T16:17:00Z">
        <w:r w:rsidR="009802D1">
          <w:t xml:space="preserve">procedure </w:t>
        </w:r>
      </w:ins>
      <w:del w:id="202" w:author="Cees Vandereijk" w:date="2025-07-26T17:17:00Z" w16du:dateUtc="2025-07-26T16:17:00Z">
        <w:r w:rsidDel="009802D1">
          <w:delText xml:space="preserve">scoring </w:delText>
        </w:r>
      </w:del>
      <w:r>
        <w:t>(</w:t>
      </w:r>
      <w:ins w:id="203" w:author="Cees Vandereijk" w:date="2025-07-26T17:17:00Z" w16du:dateUtc="2025-07-26T16:17:00Z">
        <w:r w:rsidR="009802D1">
          <w:t xml:space="preserve">which </w:t>
        </w:r>
      </w:ins>
      <w:del w:id="204" w:author="Cees Vandereijk" w:date="2025-07-26T17:17:00Z" w16du:dateUtc="2025-07-26T16:17:00Z">
        <w:r w:rsidDel="009802D1">
          <w:delText xml:space="preserve">a procedure that </w:delText>
        </w:r>
      </w:del>
      <w:r>
        <w:t xml:space="preserve">only assumes ordinality between categories). He </w:t>
      </w:r>
      <w:del w:id="205" w:author="Cees Vandereijk" w:date="2025-07-26T17:17:00Z" w16du:dateUtc="2025-07-26T16:17:00Z">
        <w:r w:rsidDel="009802D1">
          <w:delText xml:space="preserve">claims </w:delText>
        </w:r>
      </w:del>
      <w:ins w:id="206" w:author="Cees Vandereijk" w:date="2025-07-26T17:17:00Z" w16du:dateUtc="2025-07-26T16:17:00Z">
        <w:r w:rsidR="009802D1">
          <w:t xml:space="preserve">reports </w:t>
        </w:r>
      </w:ins>
      <w:r>
        <w:t xml:space="preserve">that the differences are negligible, </w:t>
      </w:r>
      <w:del w:id="207" w:author="Cees Vandereijk" w:date="2025-07-26T17:17:00Z" w16du:dateUtc="2025-07-26T16:17:00Z">
        <w:r w:rsidDel="009802D1">
          <w:delText xml:space="preserve">which </w:delText>
        </w:r>
      </w:del>
      <w:ins w:id="208" w:author="Cees Vandereijk" w:date="2025-07-26T17:17:00Z" w16du:dateUtc="2025-07-26T16:17:00Z">
        <w:r w:rsidR="009802D1">
          <w:t xml:space="preserve">and </w:t>
        </w:r>
      </w:ins>
      <w:r>
        <w:t>suggests that eve</w:t>
      </w:r>
      <w:del w:id="209" w:author="Cees Vandereijk" w:date="2025-07-26T17:18:00Z" w16du:dateUtc="2025-07-26T16:18:00Z">
        <w:r w:rsidDel="009802D1">
          <w:delText xml:space="preserve"> </w:delText>
        </w:r>
      </w:del>
      <w:r>
        <w:t xml:space="preserve">n if the theoretical objection against unfounded interval level interpretations of </w:t>
      </w:r>
      <w:del w:id="210" w:author="Cees Vandereijk" w:date="2025-07-26T12:50:00Z" w16du:dateUtc="2025-07-26T11:50:00Z">
        <w:r w:rsidDel="00AC725D">
          <w:delText>ordcat</w:delText>
        </w:r>
      </w:del>
      <w:proofErr w:type="spellStart"/>
      <w:ins w:id="211" w:author="Cees Vandereijk" w:date="2025-07-26T12:50:00Z" w16du:dateUtc="2025-07-26T11:50:00Z">
        <w:r w:rsidR="00AC725D">
          <w:t>orcat</w:t>
        </w:r>
      </w:ins>
      <w:r>
        <w:t>s</w:t>
      </w:r>
      <w:proofErr w:type="spellEnd"/>
      <w:r>
        <w:t xml:space="preserve"> would be justified, that objection would nevertheless have such minor practical consequences as to make </w:t>
      </w:r>
      <w:del w:id="212" w:author="Cees Vandereijk" w:date="2025-07-26T17:18:00Z" w16du:dateUtc="2025-07-26T16:18:00Z">
        <w:r w:rsidDel="009802D1">
          <w:delText xml:space="preserve">to </w:delText>
        </w:r>
      </w:del>
      <w:ins w:id="213" w:author="Cees Vandereijk" w:date="2025-07-26T17:18:00Z" w16du:dateUtc="2025-07-26T16:18:00Z">
        <w:r w:rsidR="009802D1">
          <w:t xml:space="preserve">it </w:t>
        </w:r>
      </w:ins>
      <w:r>
        <w:t>irrelevant in most situations. Not surprisingly, Labovitz’ work has</w:t>
      </w:r>
      <w:del w:id="214" w:author="Cees Vandereijk" w:date="2025-07-26T17:18:00Z" w16du:dateUtc="2025-07-26T16:18:00Z">
        <w:r w:rsidDel="009802D1">
          <w:delText>,</w:delText>
        </w:r>
      </w:del>
      <w:r>
        <w:t xml:space="preserve"> in turn be </w:t>
      </w:r>
      <w:proofErr w:type="spellStart"/>
      <w:r>
        <w:t>criticised</w:t>
      </w:r>
      <w:proofErr w:type="spellEnd"/>
      <w:r>
        <w:t xml:space="preserve"> itself on various grounds, most particularly of (inadvertently) mainly covering situations where this robustness </w:t>
      </w:r>
      <w:proofErr w:type="gramStart"/>
      <w:r>
        <w:t>holds, and</w:t>
      </w:r>
      <w:proofErr w:type="gramEnd"/>
      <w:r>
        <w:t xml:space="preserve"> </w:t>
      </w:r>
      <w:ins w:id="215" w:author="Cees Vandereijk" w:date="2025-07-26T17:18:00Z" w16du:dateUtc="2025-07-26T16:18:00Z">
        <w:r w:rsidR="009802D1">
          <w:t xml:space="preserve">overlooking </w:t>
        </w:r>
      </w:ins>
      <w:del w:id="216" w:author="Cees Vandereijk" w:date="2025-07-26T17:19:00Z" w16du:dateUtc="2025-07-26T16:19:00Z">
        <w:r w:rsidDel="009802D1">
          <w:delText xml:space="preserve">not very well </w:delText>
        </w:r>
      </w:del>
      <w:r>
        <w:t>other situations (</w:t>
      </w:r>
      <w:proofErr w:type="spellStart"/>
      <w:r>
        <w:t>cf</w:t>
      </w:r>
      <w:proofErr w:type="spellEnd"/>
      <w:r>
        <w:t xml:space="preserve"> O’Brien 1979; xxx). At this place we will not focus on discussions about the equal-distance scoring practice. Our main reason for referring to </w:t>
      </w:r>
      <w:del w:id="217" w:author="Cees Vandereijk" w:date="2025-07-26T17:21:00Z" w16du:dateUtc="2025-07-26T16:21:00Z">
        <w:r w:rsidDel="009802D1">
          <w:delText xml:space="preserve">it </w:delText>
        </w:r>
      </w:del>
      <w:ins w:id="218" w:author="Cees Vandereijk" w:date="2025-07-26T17:21:00Z" w16du:dateUtc="2025-07-26T16:21:00Z">
        <w:r w:rsidR="009802D1">
          <w:t xml:space="preserve">them </w:t>
        </w:r>
      </w:ins>
      <w:r>
        <w:t xml:space="preserve">is to demonstrate the existence of lively debates in the applied literature about potential issues when using </w:t>
      </w:r>
      <w:del w:id="219" w:author="Cees Vandereijk" w:date="2025-07-26T12:50:00Z" w16du:dateUtc="2025-07-26T11:50:00Z">
        <w:r w:rsidDel="00AC725D">
          <w:delText>ordcat</w:delText>
        </w:r>
      </w:del>
      <w:proofErr w:type="spellStart"/>
      <w:ins w:id="220" w:author="Cees Vandereijk" w:date="2025-07-26T12:50:00Z" w16du:dateUtc="2025-07-26T11:50:00Z">
        <w:r w:rsidR="00AC725D">
          <w:t>orcat</w:t>
        </w:r>
      </w:ins>
      <w:r>
        <w:t>s</w:t>
      </w:r>
      <w:proofErr w:type="spellEnd"/>
      <w:r>
        <w:t xml:space="preserve"> in procedures requiring metric data. The existence of these debates makes it remarkable that another important issue has –to the best of our knowledge– remained mainly overlooked in the applied literature while it has been well-known in the theoretical statistical literature. This is the problem that correlations between </w:t>
      </w:r>
      <w:del w:id="221" w:author="Cees Vandereijk" w:date="2025-07-26T12:50:00Z" w16du:dateUtc="2025-07-26T11:50:00Z">
        <w:r w:rsidDel="00AC725D">
          <w:delText>ordcat</w:delText>
        </w:r>
      </w:del>
      <w:proofErr w:type="spellStart"/>
      <w:ins w:id="222" w:author="Cees Vandereijk" w:date="2025-07-26T12:50:00Z" w16du:dateUtc="2025-07-26T11:50:00Z">
        <w:r w:rsidR="00AC725D">
          <w:t>orcat</w:t>
        </w:r>
      </w:ins>
      <w:r>
        <w:t>s</w:t>
      </w:r>
      <w:proofErr w:type="spellEnd"/>
      <w:r>
        <w:t xml:space="preserve"> are generally ‘constrained’, which means that they do not range between -1 and +1, but between minima and maxima that </w:t>
      </w:r>
      <w:proofErr w:type="gramStart"/>
      <w:r>
        <w:t>have to</w:t>
      </w:r>
      <w:proofErr w:type="gramEnd"/>
      <w:r>
        <w:t xml:space="preserve"> be calculated separately for each pair</w:t>
      </w:r>
      <w:ins w:id="223" w:author="Cees Vandereijk" w:date="2025-07-26T17:20:00Z" w16du:dateUtc="2025-07-26T16:20:00Z">
        <w:r w:rsidR="009802D1">
          <w:t xml:space="preserve"> of variables</w:t>
        </w:r>
      </w:ins>
      <w:r>
        <w:t>. The nature of this issue is the subject of the next section.</w:t>
      </w:r>
    </w:p>
    <w:p w14:paraId="4DDC9B9C" w14:textId="49C1574D" w:rsidR="00C618FB" w:rsidRDefault="00000000">
      <w:pPr>
        <w:pStyle w:val="Heading2"/>
        <w:rPr>
          <w:ins w:id="224" w:author="Cees Vandereijk" w:date="2025-07-27T10:52:00Z" w16du:dateUtc="2025-07-27T09:52:00Z"/>
        </w:rPr>
      </w:pPr>
      <w:bookmarkStart w:id="225" w:name="X0f68702390d6cd08ae85ac9307ee5ba90125ad6"/>
      <w:bookmarkEnd w:id="78"/>
      <w:r>
        <w:t xml:space="preserve">2.2 </w:t>
      </w:r>
      <w:ins w:id="226" w:author="Cees Vandereijk" w:date="2025-07-27T10:51:00Z" w16du:dateUtc="2025-07-27T09:51:00Z">
        <w:r w:rsidR="006E02B9">
          <w:t xml:space="preserve">Bounds of correlations between </w:t>
        </w:r>
      </w:ins>
      <w:del w:id="227" w:author="Cees Vandereijk" w:date="2025-07-27T10:51:00Z" w16du:dateUtc="2025-07-27T09:51:00Z">
        <w:r w:rsidDel="006E02B9">
          <w:delText>O</w:delText>
        </w:r>
      </w:del>
      <w:ins w:id="228" w:author="Cees Vandereijk" w:date="2025-07-27T10:51:00Z" w16du:dateUtc="2025-07-27T09:51:00Z">
        <w:r w:rsidR="006E02B9">
          <w:t>o</w:t>
        </w:r>
      </w:ins>
      <w:r>
        <w:t xml:space="preserve">rdinal categorical variables </w:t>
      </w:r>
      <w:ins w:id="229" w:author="Cees Vandereijk" w:date="2025-07-27T10:52:00Z" w16du:dateUtc="2025-07-27T09:52:00Z">
        <w:r w:rsidR="006E02B9">
          <w:t>(</w:t>
        </w:r>
        <w:proofErr w:type="spellStart"/>
        <w:r w:rsidR="006E02B9">
          <w:t>orcats</w:t>
        </w:r>
        <w:proofErr w:type="spellEnd"/>
        <w:r w:rsidR="006E02B9">
          <w:t>)</w:t>
        </w:r>
      </w:ins>
      <w:del w:id="230" w:author="Cees Vandereijk" w:date="2025-07-27T10:51:00Z" w16du:dateUtc="2025-07-27T09:51:00Z">
        <w:r w:rsidDel="006E02B9">
          <w:delText>(</w:delText>
        </w:r>
      </w:del>
      <w:del w:id="231" w:author="Cees Vandereijk" w:date="2025-07-26T12:50:00Z" w16du:dateUtc="2025-07-26T11:50:00Z">
        <w:r w:rsidDel="00AC725D">
          <w:delText>ordcat</w:delText>
        </w:r>
      </w:del>
      <w:del w:id="232" w:author="Cees Vandereijk" w:date="2025-07-27T10:51:00Z" w16du:dateUtc="2025-07-27T09:51:00Z">
        <w:r w:rsidDel="006E02B9">
          <w:delText>s) and ‘constrained’ correlations</w:delText>
        </w:r>
      </w:del>
    </w:p>
    <w:p w14:paraId="4CA35578" w14:textId="368D9A12" w:rsidR="006E02B9" w:rsidRDefault="00CC4213" w:rsidP="006E02B9">
      <w:pPr>
        <w:pStyle w:val="BodyText"/>
        <w:rPr>
          <w:ins w:id="233" w:author="Cees Vandereijk" w:date="2025-07-27T12:11:00Z" w16du:dateUtc="2025-07-27T11:11:00Z"/>
        </w:rPr>
      </w:pPr>
      <w:ins w:id="234" w:author="Cees Vandereijk" w:date="2025-07-27T11:09:00Z" w16du:dateUtc="2025-07-27T10:09:00Z">
        <w:r>
          <w:t>The values that p</w:t>
        </w:r>
      </w:ins>
      <w:ins w:id="235" w:author="Cees Vandereijk" w:date="2025-07-27T10:56:00Z" w16du:dateUtc="2025-07-27T09:56:00Z">
        <w:r w:rsidR="006E02B9">
          <w:t>roduct-moment correlations between ordinal-categorical variables (</w:t>
        </w:r>
        <w:proofErr w:type="spellStart"/>
        <w:r w:rsidR="006E02B9">
          <w:t>orcats</w:t>
        </w:r>
        <w:proofErr w:type="spellEnd"/>
        <w:r w:rsidR="006E02B9">
          <w:t xml:space="preserve">) </w:t>
        </w:r>
      </w:ins>
      <w:ins w:id="236" w:author="Cees Vandereijk" w:date="2025-07-27T11:09:00Z" w16du:dateUtc="2025-07-27T10:09:00Z">
        <w:r>
          <w:t xml:space="preserve">can attain </w:t>
        </w:r>
      </w:ins>
      <w:ins w:id="237" w:author="Cees Vandereijk" w:date="2025-07-27T10:56:00Z" w16du:dateUtc="2025-07-27T09:56:00Z">
        <w:r w:rsidR="006E02B9">
          <w:t xml:space="preserve">are generally constrained </w:t>
        </w:r>
      </w:ins>
      <w:ins w:id="238" w:author="Cees Vandereijk" w:date="2025-07-27T10:57:00Z" w16du:dateUtc="2025-07-27T09:57:00Z">
        <w:r w:rsidR="006E02B9">
          <w:t xml:space="preserve">by minimum and maximum bounds of attainable values that are not -1 and +1. </w:t>
        </w:r>
      </w:ins>
      <w:ins w:id="239" w:author="Cees Vandereijk" w:date="2025-07-27T11:19:00Z" w16du:dateUtc="2025-07-27T10:19:00Z">
        <w:r w:rsidR="003807EE">
          <w:t>[</w:t>
        </w:r>
        <w:proofErr w:type="spellStart"/>
        <w:r w:rsidR="003807EE">
          <w:t>fn</w:t>
        </w:r>
        <w:proofErr w:type="spellEnd"/>
        <w:r w:rsidR="003807EE">
          <w:t xml:space="preserve">: </w:t>
        </w:r>
      </w:ins>
      <w:ins w:id="240" w:author="Cees Vandereijk" w:date="2025-07-27T11:20:00Z" w16du:dateUtc="2025-07-27T10:20:00Z">
        <w:r w:rsidR="003807EE">
          <w:t xml:space="preserve">The maximum attainable value is +1 </w:t>
        </w:r>
      </w:ins>
      <w:ins w:id="241" w:author="Cees Vandereijk" w:date="2025-07-27T12:10:00Z" w16du:dateUtc="2025-07-27T11:10:00Z">
        <w:r w:rsidR="00E27930">
          <w:t xml:space="preserve">only </w:t>
        </w:r>
      </w:ins>
      <w:ins w:id="242" w:author="Cees Vandereijk" w:date="2025-07-27T11:20:00Z" w16du:dateUtc="2025-07-27T10:20:00Z">
        <w:r w:rsidR="003807EE">
          <w:t>when the univariate distributions of the variables are ident</w:t>
        </w:r>
      </w:ins>
      <w:ins w:id="243" w:author="Cees Vandereijk" w:date="2025-07-27T11:21:00Z" w16du:dateUtc="2025-07-27T10:21:00Z">
        <w:r w:rsidR="003807EE">
          <w:t>ical</w:t>
        </w:r>
        <w:r w:rsidR="00C567A6">
          <w:t xml:space="preserve">. But that does not imply the minimum attainable value </w:t>
        </w:r>
      </w:ins>
      <w:ins w:id="244" w:author="Cees Vandereijk" w:date="2025-07-27T12:10:00Z" w16du:dateUtc="2025-07-27T11:10:00Z">
        <w:r w:rsidR="00E27930">
          <w:t xml:space="preserve">then </w:t>
        </w:r>
      </w:ins>
      <w:ins w:id="245" w:author="Cees Vandereijk" w:date="2025-07-27T11:21:00Z" w16du:dateUtc="2025-07-27T10:21:00Z">
        <w:r w:rsidR="00C567A6">
          <w:t>to be -1</w:t>
        </w:r>
      </w:ins>
      <w:ins w:id="246" w:author="Cees Vandereijk" w:date="2025-07-27T11:22:00Z" w16du:dateUtc="2025-07-27T10:22:00Z">
        <w:r w:rsidR="00C567A6">
          <w:t xml:space="preserve">, as that also requires </w:t>
        </w:r>
      </w:ins>
      <w:ins w:id="247" w:author="Cees Vandereijk" w:date="2025-07-29T14:21:00Z" w16du:dateUtc="2025-07-29T13:21:00Z">
        <w:r w:rsidR="00BA1EB2">
          <w:t xml:space="preserve">further conditions that the univariate </w:t>
        </w:r>
        <w:proofErr w:type="gramStart"/>
        <w:r w:rsidR="00BA1EB2">
          <w:t>distributions ,must</w:t>
        </w:r>
        <w:proofErr w:type="gramEnd"/>
        <w:r w:rsidR="00BA1EB2">
          <w:t xml:space="preserve"> meet (see below, in the discussion of Tab</w:t>
        </w:r>
      </w:ins>
      <w:ins w:id="248" w:author="Cees Vandereijk" w:date="2025-07-29T14:22:00Z" w16du:dateUtc="2025-07-29T13:22:00Z">
        <w:r w:rsidR="00BA1EB2">
          <w:t xml:space="preserve">le 2). </w:t>
        </w:r>
      </w:ins>
      <w:ins w:id="249" w:author="Cees Vandereijk" w:date="2025-07-27T11:22:00Z" w16du:dateUtc="2025-07-27T10:22:00Z">
        <w:r w:rsidR="00C567A6">
          <w:t>The minimum attainable value of a</w:t>
        </w:r>
      </w:ins>
      <w:ins w:id="250" w:author="Cees Vandereijk" w:date="2025-07-27T11:23:00Z" w16du:dateUtc="2025-07-27T10:23:00Z">
        <w:r w:rsidR="00C567A6">
          <w:t xml:space="preserve"> correlation is -1 when the univariate distributions are each other’s </w:t>
        </w:r>
        <w:proofErr w:type="gramStart"/>
        <w:r w:rsidR="00C567A6">
          <w:t>inverse</w:t>
        </w:r>
        <w:proofErr w:type="gramEnd"/>
        <w:r w:rsidR="00C567A6">
          <w:t>, but again, that do</w:t>
        </w:r>
      </w:ins>
      <w:ins w:id="251" w:author="Cees Vandereijk" w:date="2025-07-27T12:11:00Z" w16du:dateUtc="2025-07-27T11:11:00Z">
        <w:r w:rsidR="00E27930">
          <w:t>e</w:t>
        </w:r>
      </w:ins>
      <w:ins w:id="252" w:author="Cees Vandereijk" w:date="2025-07-27T11:23:00Z" w16du:dateUtc="2025-07-27T10:23:00Z">
        <w:r w:rsidR="00C567A6">
          <w:t>s not imply that the maximum is +1</w:t>
        </w:r>
      </w:ins>
      <w:ins w:id="253" w:author="Cees Vandereijk" w:date="2025-07-27T11:24:00Z" w16du:dateUtc="2025-07-27T10:24:00Z">
        <w:r w:rsidR="00C567A6">
          <w:t xml:space="preserve">, as that requires </w:t>
        </w:r>
      </w:ins>
      <w:ins w:id="254" w:author="Cees Vandereijk" w:date="2025-07-29T14:22:00Z" w16du:dateUtc="2025-07-29T13:22:00Z">
        <w:r w:rsidR="00BA1EB2">
          <w:t xml:space="preserve">additional conditions </w:t>
        </w:r>
      </w:ins>
      <w:ins w:id="255" w:author="Cees Vandereijk" w:date="2025-07-29T14:23:00Z" w16du:dateUtc="2025-07-29T13:23:00Z">
        <w:r w:rsidR="00BA1EB2">
          <w:t>of the univariate distributions</w:t>
        </w:r>
      </w:ins>
      <w:ins w:id="256" w:author="Cees Vandereijk" w:date="2025-07-27T11:24:00Z" w16du:dateUtc="2025-07-27T10:24:00Z">
        <w:r w:rsidR="00C567A6">
          <w:t>.]</w:t>
        </w:r>
      </w:ins>
    </w:p>
    <w:p w14:paraId="46D2A343" w14:textId="21D4D017" w:rsidR="00E27930" w:rsidRDefault="00E27930" w:rsidP="006E02B9">
      <w:pPr>
        <w:pStyle w:val="BodyText"/>
        <w:rPr>
          <w:ins w:id="257" w:author="Cees Vandereijk" w:date="2025-07-27T15:45:00Z" w16du:dateUtc="2025-07-27T14:45:00Z"/>
        </w:rPr>
      </w:pPr>
      <w:ins w:id="258" w:author="Cees Vandereijk" w:date="2025-07-27T12:12:00Z" w16du:dateUtc="2025-07-27T11:12:00Z">
        <w:r>
          <w:t xml:space="preserve">Because the bounds of correlations between </w:t>
        </w:r>
        <w:proofErr w:type="spellStart"/>
        <w:r>
          <w:t>orcats</w:t>
        </w:r>
        <w:proofErr w:type="spellEnd"/>
        <w:r>
          <w:t xml:space="preserve"> are </w:t>
        </w:r>
      </w:ins>
      <w:ins w:id="259" w:author="Cees Vandereijk" w:date="2025-07-27T12:13:00Z" w16du:dateUtc="2025-07-27T11:13:00Z">
        <w:r>
          <w:t xml:space="preserve">not -1 and +1 it is </w:t>
        </w:r>
      </w:ins>
      <w:ins w:id="260" w:author="Cees Vandereijk" w:date="2025-07-27T12:40:00Z" w16du:dateUtc="2025-07-27T11:40:00Z">
        <w:r w:rsidR="00FB5BF4">
          <w:t>even mo</w:t>
        </w:r>
      </w:ins>
      <w:ins w:id="261" w:author="Cees Vandereijk" w:date="2025-07-27T12:41:00Z" w16du:dateUtc="2025-07-27T11:41:00Z">
        <w:r w:rsidR="00FB5BF4">
          <w:t>re difficult th</w:t>
        </w:r>
      </w:ins>
      <w:ins w:id="262" w:author="Cees Vandereijk" w:date="2025-07-27T12:55:00Z" w16du:dateUtc="2025-07-27T11:55:00Z">
        <w:r w:rsidR="00E90C73">
          <w:t>a</w:t>
        </w:r>
      </w:ins>
      <w:ins w:id="263" w:author="Cees Vandereijk" w:date="2025-07-27T12:41:00Z" w16du:dateUtc="2025-07-27T11:41:00Z">
        <w:r w:rsidR="00FB5BF4">
          <w:t xml:space="preserve">n commonly thought in applied research to interpret the strength of </w:t>
        </w:r>
      </w:ins>
      <w:ins w:id="264" w:author="Cees Vandereijk" w:date="2025-07-27T12:14:00Z" w16du:dateUtc="2025-07-27T11:14:00Z">
        <w:r>
          <w:t>correlation</w:t>
        </w:r>
      </w:ins>
      <w:ins w:id="265" w:author="Cees Vandereijk" w:date="2025-07-27T12:41:00Z" w16du:dateUtc="2025-07-27T11:41:00Z">
        <w:r w:rsidR="00FB5BF4">
          <w:t>s</w:t>
        </w:r>
      </w:ins>
      <w:ins w:id="266" w:author="Cees Vandereijk" w:date="2025-07-27T12:42:00Z" w16du:dateUtc="2025-07-27T11:42:00Z">
        <w:r w:rsidR="00FB5BF4">
          <w:t>.</w:t>
        </w:r>
      </w:ins>
      <w:ins w:id="267" w:author="Cees Vandereijk" w:date="2025-07-27T12:14:00Z" w16du:dateUtc="2025-07-27T11:14:00Z">
        <w:r>
          <w:t xml:space="preserve"> The well-known and often referred to criteria formulated by </w:t>
        </w:r>
        <w:commentRangeStart w:id="268"/>
        <w:r>
          <w:t xml:space="preserve">Cohen </w:t>
        </w:r>
      </w:ins>
      <w:ins w:id="269" w:author="Cees Vandereijk" w:date="2025-07-27T12:42:00Z" w16du:dateUtc="2025-07-27T11:42:00Z">
        <w:r w:rsidR="00FB5BF4">
          <w:t>(1988</w:t>
        </w:r>
      </w:ins>
      <w:commentRangeEnd w:id="268"/>
      <w:ins w:id="270" w:author="Cees Vandereijk" w:date="2025-07-27T12:53:00Z" w16du:dateUtc="2025-07-27T11:53:00Z">
        <w:r w:rsidR="00E90C73">
          <w:rPr>
            <w:rStyle w:val="CommentReference"/>
          </w:rPr>
          <w:commentReference w:id="268"/>
        </w:r>
      </w:ins>
      <w:ins w:id="271" w:author="Cees Vandereijk" w:date="2025-07-27T12:52:00Z" w16du:dateUtc="2025-07-27T11:52:00Z">
        <w:r w:rsidR="00E90C73">
          <w:t>: 77-81</w:t>
        </w:r>
      </w:ins>
      <w:ins w:id="272" w:author="Cees Vandereijk" w:date="2025-07-27T12:42:00Z" w16du:dateUtc="2025-07-27T11:42:00Z">
        <w:r w:rsidR="00FB5BF4">
          <w:t xml:space="preserve">) for </w:t>
        </w:r>
      </w:ins>
      <w:ins w:id="273" w:author="Cees Vandereijk" w:date="2025-07-27T12:47:00Z" w16du:dateUtc="2025-07-27T11:47:00Z">
        <w:r w:rsidR="00FB5BF4">
          <w:t xml:space="preserve">correlations in the </w:t>
        </w:r>
        <w:proofErr w:type="spellStart"/>
        <w:r w:rsidR="00FB5BF4">
          <w:t>behavioural</w:t>
        </w:r>
        <w:proofErr w:type="spellEnd"/>
        <w:r w:rsidR="00FB5BF4">
          <w:t xml:space="preserve"> sciences </w:t>
        </w:r>
      </w:ins>
      <w:ins w:id="274" w:author="Cees Vandereijk" w:date="2025-07-27T12:48:00Z" w16du:dateUtc="2025-07-27T11:48:00Z">
        <w:r w:rsidR="00FB5BF4">
          <w:t>[</w:t>
        </w:r>
        <w:proofErr w:type="spellStart"/>
        <w:r w:rsidR="00FB5BF4">
          <w:t>fn</w:t>
        </w:r>
        <w:proofErr w:type="spellEnd"/>
        <w:r w:rsidR="00FB5BF4">
          <w:t xml:space="preserve">: </w:t>
        </w:r>
      </w:ins>
      <w:ins w:id="275" w:author="Cees Vandereijk" w:date="2025-07-27T12:49:00Z" w16du:dateUtc="2025-07-27T11:49:00Z">
        <w:r w:rsidR="00FB5BF4">
          <w:t>Cohen suggested, with appropria</w:t>
        </w:r>
      </w:ins>
      <w:ins w:id="276" w:author="Cees Vandereijk" w:date="2025-07-27T12:50:00Z" w16du:dateUtc="2025-07-27T11:50:00Z">
        <w:r w:rsidR="00FB5BF4">
          <w:t xml:space="preserve">te </w:t>
        </w:r>
      </w:ins>
      <w:ins w:id="277" w:author="Cees Vandereijk" w:date="2025-07-27T12:49:00Z" w16du:dateUtc="2025-07-27T11:49:00Z">
        <w:r w:rsidR="00FB5BF4">
          <w:lastRenderedPageBreak/>
          <w:t>caution,</w:t>
        </w:r>
      </w:ins>
      <w:ins w:id="278" w:author="Cees Vandereijk" w:date="2025-07-29T14:18:00Z" w16du:dateUtc="2025-07-29T13:18:00Z">
        <w:r w:rsidR="00BA1EB2">
          <w:t xml:space="preserve"> </w:t>
        </w:r>
      </w:ins>
      <w:ins w:id="279" w:author="Cees Vandereijk" w:date="2025-07-27T12:49:00Z" w16du:dateUtc="2025-07-27T11:49:00Z">
        <w:r w:rsidR="00FB5BF4">
          <w:t>the following guidelines</w:t>
        </w:r>
      </w:ins>
      <w:ins w:id="280" w:author="Cees Vandereijk" w:date="2025-07-27T12:50:00Z" w16du:dateUtc="2025-07-27T11:50:00Z">
        <w:r w:rsidR="00FB5BF4">
          <w:t xml:space="preserve">: 0.10&lt;r&lt;0.29 weak; 0.30&lt;r&lt;0.49 moderate; </w:t>
        </w:r>
      </w:ins>
      <w:ins w:id="281" w:author="Cees Vandereijk" w:date="2025-07-27T12:51:00Z" w16du:dateUtc="2025-07-27T11:51:00Z">
        <w:r w:rsidR="00FB5BF4">
          <w:t>0.50&lt;r&lt;1.00 strong.</w:t>
        </w:r>
      </w:ins>
      <w:ins w:id="282" w:author="Cees Vandereijk" w:date="2025-07-27T12:59:00Z" w16du:dateUtc="2025-07-27T11:59:00Z">
        <w:r w:rsidR="00E90C73">
          <w:t xml:space="preserve"> </w:t>
        </w:r>
        <w:commentRangeStart w:id="283"/>
        <w:r w:rsidR="00E90C73">
          <w:t xml:space="preserve">Hemphill </w:t>
        </w:r>
      </w:ins>
      <w:commentRangeEnd w:id="283"/>
      <w:ins w:id="284" w:author="Cees Vandereijk" w:date="2025-07-27T13:05:00Z" w16du:dateUtc="2025-07-27T12:05:00Z">
        <w:r w:rsidR="00E90C73">
          <w:rPr>
            <w:rStyle w:val="CommentReference"/>
          </w:rPr>
          <w:commentReference w:id="283"/>
        </w:r>
      </w:ins>
      <w:ins w:id="285" w:author="Cees Vandereijk" w:date="2025-07-27T12:59:00Z" w16du:dateUtc="2025-07-27T11:59:00Z">
        <w:r w:rsidR="00E90C73">
          <w:t xml:space="preserve">(2003) suggests </w:t>
        </w:r>
        <w:proofErr w:type="gramStart"/>
        <w:r w:rsidR="00E90C73">
          <w:t>on the basis of</w:t>
        </w:r>
        <w:proofErr w:type="gramEnd"/>
        <w:r w:rsidR="00E90C73">
          <w:t xml:space="preserve"> a review of </w:t>
        </w:r>
      </w:ins>
      <w:ins w:id="286" w:author="Cees Vandereijk" w:date="2025-07-27T13:00:00Z" w16du:dateUtc="2025-07-27T12:00:00Z">
        <w:r w:rsidR="00E90C73">
          <w:t>several meta-analyses in psychological research that the cut-off of 0.50 for considering a correl</w:t>
        </w:r>
      </w:ins>
      <w:ins w:id="287" w:author="Cees Vandereijk" w:date="2025-07-27T13:01:00Z" w16du:dateUtc="2025-07-27T12:01:00Z">
        <w:r w:rsidR="00E90C73">
          <w:t>a</w:t>
        </w:r>
      </w:ins>
      <w:ins w:id="288" w:author="Cees Vandereijk" w:date="2025-07-27T13:00:00Z" w16du:dateUtc="2025-07-27T12:00:00Z">
        <w:r w:rsidR="00E90C73">
          <w:t xml:space="preserve">tion </w:t>
        </w:r>
      </w:ins>
      <w:ins w:id="289" w:author="Cees Vandereijk" w:date="2025-07-27T13:01:00Z" w16du:dateUtc="2025-07-27T12:01:00Z">
        <w:r w:rsidR="00E90C73">
          <w:t>to be ‘strong’ may be too high in many common instances.</w:t>
        </w:r>
      </w:ins>
      <w:ins w:id="290" w:author="Cees Vandereijk" w:date="2025-07-27T12:51:00Z" w16du:dateUtc="2025-07-27T11:51:00Z">
        <w:r w:rsidR="00FB5BF4">
          <w:t xml:space="preserve">] </w:t>
        </w:r>
      </w:ins>
      <w:ins w:id="291" w:author="Cees Vandereijk" w:date="2025-07-27T12:54:00Z" w16du:dateUtc="2025-07-27T11:54:00Z">
        <w:r w:rsidR="00E90C73">
          <w:t xml:space="preserve">are explicitly based on the notion that the minimum and maximum </w:t>
        </w:r>
      </w:ins>
      <w:ins w:id="292" w:author="Cees Vandereijk" w:date="2025-07-27T12:55:00Z" w16du:dateUtc="2025-07-27T11:55:00Z">
        <w:r w:rsidR="00E90C73">
          <w:t>attainable</w:t>
        </w:r>
      </w:ins>
      <w:ins w:id="293" w:author="Cees Vandereijk" w:date="2025-07-27T12:54:00Z" w16du:dateUtc="2025-07-27T11:54:00Z">
        <w:r w:rsidR="00E90C73">
          <w:t xml:space="preserve"> values for </w:t>
        </w:r>
        <w:proofErr w:type="spellStart"/>
        <w:r w:rsidR="00E90C73">
          <w:t>r are</w:t>
        </w:r>
        <w:proofErr w:type="spellEnd"/>
        <w:r w:rsidR="00E90C73">
          <w:t xml:space="preserve"> -1 and +1. But</w:t>
        </w:r>
      </w:ins>
      <w:ins w:id="294" w:author="Cees Vandereijk" w:date="2025-07-27T12:55:00Z" w16du:dateUtc="2025-07-27T11:55:00Z">
        <w:r w:rsidR="00E90C73">
          <w:t xml:space="preserve"> </w:t>
        </w:r>
      </w:ins>
      <w:ins w:id="295" w:author="Cees Vandereijk" w:date="2025-07-27T12:56:00Z" w16du:dateUtc="2025-07-27T11:56:00Z">
        <w:r w:rsidR="00E90C73">
          <w:t xml:space="preserve">that is generally not </w:t>
        </w:r>
      </w:ins>
      <w:ins w:id="296" w:author="Cees Vandereijk" w:date="2025-07-27T12:57:00Z" w16du:dateUtc="2025-07-27T11:57:00Z">
        <w:r w:rsidR="00E90C73">
          <w:t>the case</w:t>
        </w:r>
      </w:ins>
      <w:ins w:id="297" w:author="Cees Vandereijk" w:date="2025-07-27T12:56:00Z" w16du:dateUtc="2025-07-27T11:56:00Z">
        <w:r w:rsidR="00E90C73">
          <w:t xml:space="preserve"> and, moreover</w:t>
        </w:r>
      </w:ins>
      <w:ins w:id="298" w:author="Cees Vandereijk" w:date="2025-07-27T12:58:00Z" w16du:dateUtc="2025-07-27T11:58:00Z">
        <w:r w:rsidR="00E90C73">
          <w:t>,</w:t>
        </w:r>
      </w:ins>
      <w:ins w:id="299" w:author="Cees Vandereijk" w:date="2025-07-27T12:56:00Z" w16du:dateUtc="2025-07-27T11:56:00Z">
        <w:r w:rsidR="00E90C73">
          <w:t xml:space="preserve"> </w:t>
        </w:r>
      </w:ins>
      <w:ins w:id="300" w:author="Cees Vandereijk" w:date="2025-07-27T12:57:00Z" w16du:dateUtc="2025-07-27T11:57:00Z">
        <w:r w:rsidR="00E90C73">
          <w:t xml:space="preserve">the actual upper- and lower-bounds of r </w:t>
        </w:r>
      </w:ins>
      <w:ins w:id="301" w:author="Cees Vandereijk" w:date="2025-07-27T12:58:00Z" w16du:dateUtc="2025-07-27T11:58:00Z">
        <w:r w:rsidR="00E90C73">
          <w:t xml:space="preserve">are not the same across pairs of variables, but specific to each. </w:t>
        </w:r>
      </w:ins>
      <w:ins w:id="302" w:author="Cees Vandereijk" w:date="2025-07-27T15:06:00Z" w16du:dateUtc="2025-07-27T14:06:00Z">
        <w:r w:rsidR="00E90C73">
          <w:t xml:space="preserve">This </w:t>
        </w:r>
        <w:proofErr w:type="gramStart"/>
        <w:r w:rsidR="00E90C73">
          <w:t>state of affairs</w:t>
        </w:r>
        <w:proofErr w:type="gramEnd"/>
        <w:r w:rsidR="00E90C73">
          <w:t xml:space="preserve"> thus generates two</w:t>
        </w:r>
      </w:ins>
      <w:ins w:id="303" w:author="Cees Vandereijk" w:date="2025-07-27T15:38:00Z" w16du:dateUtc="2025-07-27T14:38:00Z">
        <w:r w:rsidR="00E90C73">
          <w:t xml:space="preserve"> interconnected</w:t>
        </w:r>
      </w:ins>
      <w:ins w:id="304" w:author="Cees Vandereijk" w:date="2025-07-27T15:06:00Z" w16du:dateUtc="2025-07-27T14:06:00Z">
        <w:r w:rsidR="00E90C73">
          <w:t xml:space="preserve"> </w:t>
        </w:r>
      </w:ins>
      <w:ins w:id="305" w:author="Cees Vandereijk" w:date="2025-07-27T15:07:00Z" w16du:dateUtc="2025-07-27T14:07:00Z">
        <w:r w:rsidR="00E90C73">
          <w:t>problems when cor</w:t>
        </w:r>
      </w:ins>
      <w:ins w:id="306" w:author="Cees Vandereijk" w:date="2025-07-27T15:27:00Z" w16du:dateUtc="2025-07-27T14:27:00Z">
        <w:r w:rsidR="00E90C73">
          <w:t xml:space="preserve">relating </w:t>
        </w:r>
        <w:proofErr w:type="spellStart"/>
        <w:r w:rsidR="00E90C73">
          <w:t>orcats</w:t>
        </w:r>
        <w:proofErr w:type="spellEnd"/>
        <w:r w:rsidR="00E90C73">
          <w:t xml:space="preserve">. First, the absence of </w:t>
        </w:r>
      </w:ins>
      <w:ins w:id="307" w:author="Cees Vandereijk" w:date="2025-07-27T15:29:00Z" w16du:dateUtc="2025-07-27T14:29:00Z">
        <w:r w:rsidR="00E90C73">
          <w:t xml:space="preserve">clarity of the lower- and upper-bounds of r </w:t>
        </w:r>
      </w:ins>
      <w:ins w:id="308" w:author="Cees Vandereijk" w:date="2025-07-27T15:30:00Z" w16du:dateUtc="2025-07-27T14:30:00Z">
        <w:r w:rsidR="00E90C73">
          <w:t>make</w:t>
        </w:r>
      </w:ins>
      <w:ins w:id="309" w:author="Cees Vandereijk" w:date="2025-07-27T15:31:00Z" w16du:dateUtc="2025-07-27T14:31:00Z">
        <w:r w:rsidR="00E90C73">
          <w:t>s</w:t>
        </w:r>
      </w:ins>
      <w:ins w:id="310" w:author="Cees Vandereijk" w:date="2025-07-27T15:30:00Z" w16du:dateUtc="2025-07-27T14:30:00Z">
        <w:r w:rsidR="00E90C73">
          <w:t xml:space="preserve"> </w:t>
        </w:r>
      </w:ins>
      <w:ins w:id="311" w:author="Cees Vandereijk" w:date="2025-07-27T15:31:00Z" w16du:dateUtc="2025-07-27T14:31:00Z">
        <w:r w:rsidR="00E90C73">
          <w:t>qualitative interpretations of the strength of correlations elusive. Se</w:t>
        </w:r>
      </w:ins>
      <w:ins w:id="312" w:author="Cees Vandereijk" w:date="2025-07-27T15:32:00Z" w16du:dateUtc="2025-07-27T14:32:00Z">
        <w:r w:rsidR="00E90C73">
          <w:t>cond, because the bounds of</w:t>
        </w:r>
      </w:ins>
      <w:ins w:id="313" w:author="Cees Vandereijk" w:date="2025-07-27T15:35:00Z" w16du:dateUtc="2025-07-27T14:35:00Z">
        <w:r w:rsidR="00E90C73">
          <w:t xml:space="preserve"> attainable values of</w:t>
        </w:r>
      </w:ins>
      <w:ins w:id="314" w:author="Cees Vandereijk" w:date="2025-07-27T15:32:00Z" w16du:dateUtc="2025-07-27T14:32:00Z">
        <w:r w:rsidR="00E90C73">
          <w:t xml:space="preserve"> </w:t>
        </w:r>
        <w:proofErr w:type="spellStart"/>
        <w:r w:rsidR="00E90C73">
          <w:t>r are</w:t>
        </w:r>
        <w:proofErr w:type="spellEnd"/>
        <w:r w:rsidR="00E90C73">
          <w:t xml:space="preserve"> specific for each pair of variables </w:t>
        </w:r>
      </w:ins>
      <w:ins w:id="315" w:author="Cees Vandereijk" w:date="2025-07-27T15:36:00Z" w16du:dateUtc="2025-07-27T14:36:00Z">
        <w:r w:rsidR="00E90C73">
          <w:t xml:space="preserve">each correlation is expressed </w:t>
        </w:r>
      </w:ins>
      <w:ins w:id="316" w:author="Cees Vandereijk" w:date="2025-07-30T12:11:00Z" w16du:dateUtc="2025-07-30T11:11:00Z">
        <w:r w:rsidR="00EC794F">
          <w:t>in terms of</w:t>
        </w:r>
      </w:ins>
      <w:ins w:id="317" w:author="Cees Vandereijk" w:date="2025-07-27T15:36:00Z" w16du:dateUtc="2025-07-27T14:36:00Z">
        <w:r w:rsidR="00E90C73">
          <w:t xml:space="preserve"> a different</w:t>
        </w:r>
      </w:ins>
      <w:ins w:id="318" w:author="Cees Vandereijk" w:date="2025-07-30T12:10:00Z" w16du:dateUtc="2025-07-30T11:10:00Z">
        <w:r w:rsidR="00EC794F">
          <w:t>, but unknown reference interval</w:t>
        </w:r>
      </w:ins>
      <w:ins w:id="319" w:author="Cees Vandereijk" w:date="2025-07-30T12:11:00Z" w16du:dateUtc="2025-07-30T11:11:00Z">
        <w:r w:rsidR="00EC794F">
          <w:t xml:space="preserve">. Such correlations are therefore </w:t>
        </w:r>
      </w:ins>
      <w:ins w:id="320" w:author="Cees Vandereijk" w:date="2025-07-30T12:12:00Z" w16du:dateUtc="2025-07-30T11:12:00Z">
        <w:r w:rsidR="00EC794F">
          <w:t xml:space="preserve">not comparable. </w:t>
        </w:r>
      </w:ins>
      <w:ins w:id="321" w:author="Cees Vandereijk" w:date="2025-07-27T15:43:00Z" w16du:dateUtc="2025-07-27T14:43:00Z">
        <w:r w:rsidR="00E90C73">
          <w:t>To better grasp these problems</w:t>
        </w:r>
      </w:ins>
      <w:ins w:id="322" w:author="Cees Vandereijk" w:date="2025-07-27T15:45:00Z" w16du:dateUtc="2025-07-27T14:45:00Z">
        <w:r w:rsidR="00E90C73">
          <w:t>,</w:t>
        </w:r>
      </w:ins>
      <w:ins w:id="323" w:author="Cees Vandereijk" w:date="2025-07-27T15:43:00Z" w16du:dateUtc="2025-07-27T14:43:00Z">
        <w:r w:rsidR="00E90C73">
          <w:t xml:space="preserve"> it is necessary</w:t>
        </w:r>
      </w:ins>
      <w:ins w:id="324" w:author="Cees Vandereijk" w:date="2025-07-27T15:44:00Z" w16du:dateUtc="2025-07-27T14:44:00Z">
        <w:r w:rsidR="00E90C73">
          <w:t xml:space="preserve"> to determine the </w:t>
        </w:r>
      </w:ins>
      <w:ins w:id="325" w:author="Cees Vandereijk" w:date="2025-07-30T12:13:00Z" w16du:dateUtc="2025-07-30T11:13:00Z">
        <w:r w:rsidR="00EC794F">
          <w:t xml:space="preserve">upper- and lower </w:t>
        </w:r>
      </w:ins>
      <w:ins w:id="326" w:author="Cees Vandereijk" w:date="2025-07-27T15:44:00Z" w16du:dateUtc="2025-07-27T14:44:00Z">
        <w:r w:rsidR="00E90C73">
          <w:t>bounds of correlations, given the univariate distributions of the va</w:t>
        </w:r>
      </w:ins>
      <w:ins w:id="327" w:author="Cees Vandereijk" w:date="2025-07-27T15:45:00Z" w16du:dateUtc="2025-07-27T14:45:00Z">
        <w:r w:rsidR="00E90C73">
          <w:t xml:space="preserve">riables involved. </w:t>
        </w:r>
      </w:ins>
    </w:p>
    <w:p w14:paraId="1853632D" w14:textId="53722E47" w:rsidR="00E90C73" w:rsidRDefault="00E90C73" w:rsidP="006E02B9">
      <w:pPr>
        <w:pStyle w:val="BodyText"/>
        <w:rPr>
          <w:ins w:id="328" w:author="Cees Vandereijk" w:date="2025-07-31T08:52:00Z" w16du:dateUtc="2025-07-31T07:52:00Z"/>
        </w:rPr>
      </w:pPr>
      <w:ins w:id="329" w:author="Cees Vandereijk" w:date="2025-07-27T15:46:00Z" w16du:dateUtc="2025-07-27T14:46:00Z">
        <w:r>
          <w:t xml:space="preserve">Statistical scholarship </w:t>
        </w:r>
        <w:proofErr w:type="gramStart"/>
        <w:r>
          <w:t>has since</w:t>
        </w:r>
        <w:proofErr w:type="gramEnd"/>
        <w:r>
          <w:t xml:space="preserve"> long recognized </w:t>
        </w:r>
      </w:ins>
      <w:ins w:id="330" w:author="Cees Vandereijk" w:date="2025-07-27T15:47:00Z" w16du:dateUtc="2025-07-27T14:47:00Z">
        <w:r>
          <w:t>that</w:t>
        </w:r>
      </w:ins>
      <w:ins w:id="331" w:author="Cees Vandereijk" w:date="2025-07-30T12:13:00Z" w16du:dateUtc="2025-07-30T11:13:00Z">
        <w:r w:rsidR="00EC794F">
          <w:t xml:space="preserve">, in contrast to what is </w:t>
        </w:r>
        <w:proofErr w:type="spellStart"/>
        <w:r w:rsidR="00EC794F">
          <w:t>ofen</w:t>
        </w:r>
        <w:proofErr w:type="spellEnd"/>
        <w:r w:rsidR="00EC794F">
          <w:t xml:space="preserve"> tho</w:t>
        </w:r>
      </w:ins>
      <w:ins w:id="332" w:author="Cees Vandereijk" w:date="2025-07-30T12:14:00Z" w16du:dateUtc="2025-07-30T11:14:00Z">
        <w:r w:rsidR="00EC794F">
          <w:t>ught,</w:t>
        </w:r>
      </w:ins>
      <w:ins w:id="333" w:author="Cees Vandereijk" w:date="2025-07-27T15:47:00Z" w16du:dateUtc="2025-07-27T14:47:00Z">
        <w:r>
          <w:t xml:space="preserve"> </w:t>
        </w:r>
      </w:ins>
      <w:ins w:id="334" w:author="Cees Vandereijk" w:date="2025-07-30T12:14:00Z" w16du:dateUtc="2025-07-30T11:14:00Z">
        <w:r w:rsidR="00EC794F">
          <w:t>the upper- and lower-</w:t>
        </w:r>
      </w:ins>
      <w:proofErr w:type="gramStart"/>
      <w:ins w:id="335" w:author="Cees Vandereijk" w:date="2025-07-27T15:47:00Z" w16du:dateUtc="2025-07-27T14:47:00Z">
        <w:r>
          <w:t>bounds of</w:t>
        </w:r>
        <w:proofErr w:type="gramEnd"/>
        <w:r>
          <w:t xml:space="preserve"> correlations between </w:t>
        </w:r>
        <w:proofErr w:type="spellStart"/>
        <w:r>
          <w:t>orcats</w:t>
        </w:r>
        <w:proofErr w:type="spellEnd"/>
        <w:r>
          <w:t xml:space="preserve"> are </w:t>
        </w:r>
      </w:ins>
      <w:ins w:id="336" w:author="Cees Vandereijk" w:date="2025-07-28T08:41:00Z" w16du:dateUtc="2025-07-28T07:41:00Z">
        <w:r w:rsidR="00F51AA2">
          <w:t xml:space="preserve">generally </w:t>
        </w:r>
      </w:ins>
      <w:ins w:id="337" w:author="Cees Vandereijk" w:date="2025-07-27T15:47:00Z" w16du:dateUtc="2025-07-27T14:47:00Z">
        <w:r>
          <w:t xml:space="preserve">not </w:t>
        </w:r>
      </w:ins>
      <w:ins w:id="338" w:author="Cees Vandereijk" w:date="2025-07-28T08:43:00Z" w16du:dateUtc="2025-07-28T07:43:00Z">
        <w:r w:rsidR="00F51AA2">
          <w:t>the reference interval [</w:t>
        </w:r>
      </w:ins>
      <w:ins w:id="339" w:author="Cees Vandereijk" w:date="2025-07-27T15:47:00Z" w16du:dateUtc="2025-07-27T14:47:00Z">
        <w:r>
          <w:t>-1</w:t>
        </w:r>
      </w:ins>
      <w:ins w:id="340" w:author="Cees Vandereijk" w:date="2025-07-28T08:43:00Z" w16du:dateUtc="2025-07-28T07:43:00Z">
        <w:r w:rsidR="00F51AA2">
          <w:t>,</w:t>
        </w:r>
      </w:ins>
      <w:ins w:id="341" w:author="Cees Vandereijk" w:date="2025-07-27T15:47:00Z" w16du:dateUtc="2025-07-27T14:47:00Z">
        <w:r>
          <w:t xml:space="preserve"> +1</w:t>
        </w:r>
      </w:ins>
      <w:ins w:id="342" w:author="Cees Vandereijk" w:date="2025-07-28T08:43:00Z" w16du:dateUtc="2025-07-28T07:43:00Z">
        <w:r w:rsidR="00F51AA2">
          <w:t>].</w:t>
        </w:r>
      </w:ins>
      <w:ins w:id="343" w:author="Cees Vandereijk" w:date="2025-07-28T08:40:00Z" w16du:dateUtc="2025-07-28T07:40:00Z">
        <w:r w:rsidR="00F51AA2">
          <w:t xml:space="preserve"> [insert references, including </w:t>
        </w:r>
        <w:proofErr w:type="spellStart"/>
        <w:r w:rsidR="00F51AA2">
          <w:t>Sh</w:t>
        </w:r>
      </w:ins>
      <w:ins w:id="344" w:author="Cees Vandereijk" w:date="2025-07-28T08:41:00Z" w16du:dateUtc="2025-07-28T07:41:00Z">
        <w:r w:rsidR="00F51AA2">
          <w:t>i&amp;Huang</w:t>
        </w:r>
        <w:proofErr w:type="spellEnd"/>
        <w:r w:rsidR="00F51AA2">
          <w:t xml:space="preserve"> 1992; </w:t>
        </w:r>
        <w:proofErr w:type="spellStart"/>
        <w:r w:rsidR="00F51AA2">
          <w:t>xxxx</w:t>
        </w:r>
        <w:proofErr w:type="spellEnd"/>
        <w:r w:rsidR="00F51AA2">
          <w:t xml:space="preserve">]. </w:t>
        </w:r>
      </w:ins>
      <w:ins w:id="345" w:author="Cees Vandereijk" w:date="2025-07-28T08:43:00Z" w16du:dateUtc="2025-07-28T07:43:00Z">
        <w:r w:rsidR="00F51AA2">
          <w:t xml:space="preserve">Determining the actual bounds </w:t>
        </w:r>
      </w:ins>
      <w:ins w:id="346" w:author="Cees Vandereijk" w:date="2025-07-28T08:48:00Z" w16du:dateUtc="2025-07-28T07:48:00Z">
        <w:r w:rsidR="00F51AA2">
          <w:t xml:space="preserve">given the marginal distributions </w:t>
        </w:r>
      </w:ins>
      <w:ins w:id="347" w:author="Cees Vandereijk" w:date="2025-07-28T08:49:00Z" w16du:dateUtc="2025-07-28T07:49:00Z">
        <w:r w:rsidR="00F51AA2">
          <w:t>of the two variable</w:t>
        </w:r>
      </w:ins>
      <w:ins w:id="348" w:author="Cees Vandereijk" w:date="2025-07-28T08:50:00Z" w16du:dateUtc="2025-07-28T07:50:00Z">
        <w:r w:rsidR="00F51AA2">
          <w:t xml:space="preserve">s </w:t>
        </w:r>
      </w:ins>
      <w:ins w:id="349" w:author="Cees Vandereijk" w:date="2025-07-28T08:43:00Z" w16du:dateUtc="2025-07-28T07:43:00Z">
        <w:r w:rsidR="00F51AA2">
          <w:t xml:space="preserve">can be done </w:t>
        </w:r>
      </w:ins>
      <w:ins w:id="350" w:author="Cees Vandereijk" w:date="2025-07-28T08:51:00Z" w16du:dateUtc="2025-07-28T07:51:00Z">
        <w:r w:rsidR="00F51AA2">
          <w:t xml:space="preserve">by using </w:t>
        </w:r>
      </w:ins>
      <w:ins w:id="351" w:author="Cees Vandereijk" w:date="2025-07-28T08:46:00Z" w16du:dateUtc="2025-07-28T07:46:00Z">
        <w:r w:rsidR="00F51AA2">
          <w:t xml:space="preserve">Whitt’s </w:t>
        </w:r>
        <w:r w:rsidR="00F51AA2">
          <w:t xml:space="preserve">(1976) </w:t>
        </w:r>
        <w:r w:rsidR="00F51AA2">
          <w:t xml:space="preserve">rearrangement theorem </w:t>
        </w:r>
        <w:r w:rsidR="00F51AA2">
          <w:t xml:space="preserve">and </w:t>
        </w:r>
      </w:ins>
      <w:ins w:id="352" w:author="Cees Vandereijk" w:date="2025-07-28T08:47:00Z" w16du:dateUtc="2025-07-28T07:47:00Z">
        <w:r w:rsidR="00F51AA2">
          <w:t>Hardy–Littlewood–Pólya</w:t>
        </w:r>
        <w:r w:rsidR="00F51AA2">
          <w:t>’s (1952)</w:t>
        </w:r>
        <w:r w:rsidR="00F51AA2">
          <w:t xml:space="preserve"> </w:t>
        </w:r>
        <w:r w:rsidR="00F51AA2">
          <w:t>r</w:t>
        </w:r>
        <w:r w:rsidR="00F51AA2">
          <w:t xml:space="preserve">earrangement </w:t>
        </w:r>
        <w:r w:rsidR="00F51AA2">
          <w:t>i</w:t>
        </w:r>
        <w:r w:rsidR="00F51AA2">
          <w:t>nequality</w:t>
        </w:r>
      </w:ins>
      <w:ins w:id="353" w:author="Cees Vandereijk" w:date="2025-07-28T08:48:00Z" w16du:dateUtc="2025-07-28T07:48:00Z">
        <w:r w:rsidR="00F51AA2">
          <w:t xml:space="preserve">. </w:t>
        </w:r>
      </w:ins>
      <w:ins w:id="354" w:author="Cees Vandereijk" w:date="2025-07-28T08:52:00Z" w16du:dateUtc="2025-07-28T07:52:00Z">
        <w:r w:rsidR="00F51AA2">
          <w:t xml:space="preserve">For obtaining the maximum attainable value of a correlation the values of X and Y </w:t>
        </w:r>
      </w:ins>
      <w:ins w:id="355" w:author="Cees Vandereijk" w:date="2025-07-28T08:53:00Z" w16du:dateUtc="2025-07-28T07:53:00Z">
        <w:r w:rsidR="00F51AA2">
          <w:t xml:space="preserve">have each to be sorted independently </w:t>
        </w:r>
      </w:ins>
      <w:ins w:id="356" w:author="Cees Vandereijk" w:date="2025-07-28T08:54:00Z" w16du:dateUtc="2025-07-28T07:54:00Z">
        <w:r w:rsidR="00F51AA2">
          <w:t xml:space="preserve">in either ascending or descending order </w:t>
        </w:r>
      </w:ins>
      <w:ins w:id="357" w:author="Cees Vandereijk" w:date="2025-07-28T08:53:00Z" w16du:dateUtc="2025-07-28T07:53:00Z">
        <w:r w:rsidR="00F51AA2">
          <w:t>and then paired (comonotonic arrangement</w:t>
        </w:r>
      </w:ins>
      <w:ins w:id="358" w:author="Cees Vandereijk" w:date="2025-07-28T08:54:00Z" w16du:dateUtc="2025-07-28T07:54:00Z">
        <w:r w:rsidR="00F51AA2">
          <w:t>). For the minimum attainable value</w:t>
        </w:r>
      </w:ins>
      <w:ins w:id="359" w:author="Cees Vandereijk" w:date="2025-07-28T08:55:00Z" w16du:dateUtc="2025-07-28T07:55:00Z">
        <w:r w:rsidR="00F51AA2">
          <w:t xml:space="preserve"> of the correlation (given the marginals of the two variables) the anti-comonotonic arrangement is required (sorting</w:t>
        </w:r>
      </w:ins>
      <w:ins w:id="360" w:author="Cees Vandereijk" w:date="2025-07-28T08:56:00Z" w16du:dateUtc="2025-07-28T07:56:00Z">
        <w:r w:rsidR="00F51AA2">
          <w:t xml:space="preserve"> one of the variables in ascending and the other in descending </w:t>
        </w:r>
        <w:r w:rsidR="00F51AA2">
          <w:t>order</w:t>
        </w:r>
        <w:r w:rsidR="00F51AA2">
          <w:t xml:space="preserve">). A </w:t>
        </w:r>
      </w:ins>
      <w:ins w:id="361" w:author="Cees Vandereijk" w:date="2025-07-28T08:57:00Z" w16du:dateUtc="2025-07-28T07:57:00Z">
        <w:r w:rsidR="00F51AA2">
          <w:t xml:space="preserve">formalized </w:t>
        </w:r>
      </w:ins>
      <w:ins w:id="362" w:author="Cees Vandereijk" w:date="2025-07-30T12:17:00Z" w16du:dateUtc="2025-07-30T11:17:00Z">
        <w:r w:rsidR="00EC794F">
          <w:t>elaboration</w:t>
        </w:r>
      </w:ins>
      <w:ins w:id="363" w:author="Cees Vandereijk" w:date="2025-07-28T08:57:00Z" w16du:dateUtc="2025-07-28T07:57:00Z">
        <w:r w:rsidR="00F51AA2">
          <w:t xml:space="preserve"> is presented in Appendix 1. </w:t>
        </w:r>
      </w:ins>
      <w:ins w:id="364" w:author="Cees Vandereijk" w:date="2025-07-31T08:54:00Z" w16du:dateUtc="2025-07-31T07:54:00Z">
        <w:r w:rsidR="00CD1CBF">
          <w:t xml:space="preserve">Moreover, </w:t>
        </w:r>
      </w:ins>
      <w:ins w:id="365" w:author="Cees Vandereijk" w:date="2025-07-31T08:55:00Z" w16du:dateUtc="2025-07-31T07:55:00Z">
        <w:r w:rsidR="00CD1CBF">
          <w:t xml:space="preserve">the algorithm for calculating </w:t>
        </w:r>
        <w:proofErr w:type="spellStart"/>
        <w:r w:rsidR="00CD1CBF">
          <w:t>rmin</w:t>
        </w:r>
        <w:proofErr w:type="spellEnd"/>
        <w:r w:rsidR="00CD1CBF">
          <w:t xml:space="preserve"> and </w:t>
        </w:r>
        <w:proofErr w:type="spellStart"/>
        <w:r w:rsidR="00CD1CBF">
          <w:t>rmax</w:t>
        </w:r>
        <w:proofErr w:type="spellEnd"/>
        <w:r w:rsidR="00CD1CBF">
          <w:t xml:space="preserve"> has been programmed in </w:t>
        </w:r>
      </w:ins>
      <w:ins w:id="366" w:author="Cees Vandereijk" w:date="2025-07-31T08:56:00Z" w16du:dateUtc="2025-07-31T07:56:00Z">
        <w:r w:rsidR="00CD1CBF">
          <w:t xml:space="preserve">R </w:t>
        </w:r>
      </w:ins>
      <w:ins w:id="367" w:author="Cees Vandereijk" w:date="2025-07-31T08:55:00Z" w16du:dateUtc="2025-07-31T07:55:00Z">
        <w:r w:rsidR="00CD1CBF">
          <w:t>a</w:t>
        </w:r>
      </w:ins>
      <w:ins w:id="368" w:author="Cees Vandereijk" w:date="2025-07-31T08:56:00Z" w16du:dateUtc="2025-07-31T07:56:00Z">
        <w:r w:rsidR="00CD1CBF">
          <w:t xml:space="preserve">nd is [or: will be] </w:t>
        </w:r>
      </w:ins>
      <w:ins w:id="369" w:author="Cees Vandereijk" w:date="2025-07-31T08:57:00Z" w16du:dateUtc="2025-07-31T07:57:00Z">
        <w:r w:rsidR="00CD1CBF">
          <w:t xml:space="preserve">freely </w:t>
        </w:r>
      </w:ins>
      <w:ins w:id="370" w:author="Cees Vandereijk" w:date="2025-07-31T08:56:00Z" w16du:dateUtc="2025-07-31T07:56:00Z">
        <w:r w:rsidR="00CD1CBF">
          <w:t xml:space="preserve">available for </w:t>
        </w:r>
      </w:ins>
      <w:ins w:id="371" w:author="Cees Vandereijk" w:date="2025-07-31T08:57:00Z" w16du:dateUtc="2025-07-31T07:57:00Z">
        <w:r w:rsidR="00CD1CBF">
          <w:t>researchers to assess the minimum and maximum attainable values of r for pairs of variable</w:t>
        </w:r>
      </w:ins>
      <w:ins w:id="372" w:author="Cees Vandereijk" w:date="2025-07-31T08:58:00Z" w16du:dateUtc="2025-07-31T07:58:00Z">
        <w:r w:rsidR="00CD1CBF">
          <w:t xml:space="preserve">s in their own data. Details about this routine are </w:t>
        </w:r>
      </w:ins>
      <w:ins w:id="373" w:author="Cees Vandereijk" w:date="2025-07-31T08:59:00Z" w16du:dateUtc="2025-07-31T07:59:00Z">
        <w:r w:rsidR="00CD1CBF">
          <w:t xml:space="preserve">described in Appendix 2. </w:t>
        </w:r>
      </w:ins>
    </w:p>
    <w:p w14:paraId="5C808E27" w14:textId="1818A6B7" w:rsidR="00F51AA2" w:rsidRDefault="00F51AA2" w:rsidP="006E02B9">
      <w:pPr>
        <w:pStyle w:val="BodyText"/>
        <w:rPr>
          <w:ins w:id="374" w:author="Cees Vandereijk" w:date="2025-07-29T12:22:00Z" w16du:dateUtc="2025-07-29T11:22:00Z"/>
        </w:rPr>
      </w:pPr>
      <w:ins w:id="375" w:author="Cees Vandereijk" w:date="2025-07-28T08:57:00Z" w16du:dateUtc="2025-07-28T07:57:00Z">
        <w:r>
          <w:t xml:space="preserve">Table 1 presents </w:t>
        </w:r>
      </w:ins>
      <w:ins w:id="376" w:author="Cees Vandereijk" w:date="2025-07-28T08:59:00Z" w16du:dateUtc="2025-07-28T07:59:00Z">
        <w:r>
          <w:t>an</w:t>
        </w:r>
      </w:ins>
      <w:ins w:id="377" w:author="Cees Vandereijk" w:date="2025-07-28T08:57:00Z" w16du:dateUtc="2025-07-28T07:57:00Z">
        <w:r>
          <w:t xml:space="preserve"> </w:t>
        </w:r>
      </w:ins>
      <w:ins w:id="378" w:author="Cees Vandereijk" w:date="2025-07-28T08:58:00Z" w16du:dateUtc="2025-07-28T07:58:00Z">
        <w:r>
          <w:t xml:space="preserve">illustrative </w:t>
        </w:r>
      </w:ins>
      <w:ins w:id="379" w:author="Cees Vandereijk" w:date="2025-07-28T08:57:00Z" w16du:dateUtc="2025-07-28T07:57:00Z">
        <w:r>
          <w:t>exam</w:t>
        </w:r>
      </w:ins>
      <w:ins w:id="380" w:author="Cees Vandereijk" w:date="2025-07-28T08:58:00Z" w16du:dateUtc="2025-07-28T07:58:00Z">
        <w:r>
          <w:t xml:space="preserve">ple </w:t>
        </w:r>
      </w:ins>
      <w:ins w:id="381" w:author="Cees Vandereijk" w:date="2025-07-31T08:42:00Z" w16du:dateUtc="2025-07-31T07:42:00Z">
        <w:r w:rsidR="00CD1CBF">
          <w:t xml:space="preserve">of </w:t>
        </w:r>
      </w:ins>
      <w:ins w:id="382" w:author="Cees Vandereijk" w:date="2025-07-31T08:43:00Z" w16du:dateUtc="2025-07-31T07:43:00Z">
        <w:r w:rsidR="00CD1CBF">
          <w:t xml:space="preserve">comonotonic </w:t>
        </w:r>
      </w:ins>
      <w:ins w:id="383" w:author="Cees Vandereijk" w:date="2025-07-31T08:45:00Z" w16du:dateUtc="2025-07-31T07:45:00Z">
        <w:r w:rsidR="00CD1CBF">
          <w:t>a</w:t>
        </w:r>
      </w:ins>
      <w:ins w:id="384" w:author="Cees Vandereijk" w:date="2025-07-31T08:43:00Z" w16du:dateUtc="2025-07-31T07:43:00Z">
        <w:r w:rsidR="00CD1CBF">
          <w:t xml:space="preserve">nd anti-comonotonic arrangements </w:t>
        </w:r>
      </w:ins>
      <w:ins w:id="385" w:author="Cees Vandereijk" w:date="2025-07-31T08:46:00Z" w16du:dateUtc="2025-07-31T07:46:00Z">
        <w:r w:rsidR="00CD1CBF">
          <w:t xml:space="preserve">and of the resulting lower- and upper-bounds of r, </w:t>
        </w:r>
      </w:ins>
      <w:ins w:id="386" w:author="Cees Vandereijk" w:date="2025-07-28T08:58:00Z" w16du:dateUtc="2025-07-28T07:58:00Z">
        <w:r>
          <w:t xml:space="preserve">for two 4-category variables and 12 cases. </w:t>
        </w:r>
      </w:ins>
      <w:ins w:id="387" w:author="Cees Vandereijk" w:date="2025-07-31T08:44:00Z" w16du:dateUtc="2025-07-31T07:44:00Z">
        <w:r w:rsidR="00CD1CBF">
          <w:t xml:space="preserve">One can easily expand </w:t>
        </w:r>
      </w:ins>
      <w:ins w:id="388" w:author="Cees Vandereijk" w:date="2025-07-28T09:16:00Z" w16du:dateUtc="2025-07-28T08:16:00Z">
        <w:r w:rsidR="00043C5A">
          <w:t xml:space="preserve">this example to </w:t>
        </w:r>
      </w:ins>
      <w:ins w:id="389" w:author="Cees Vandereijk" w:date="2025-07-31T08:47:00Z" w16du:dateUtc="2025-07-31T07:47:00Z">
        <w:r w:rsidR="00CD1CBF">
          <w:t xml:space="preserve">pairs of </w:t>
        </w:r>
      </w:ins>
      <w:ins w:id="390" w:author="Cees Vandereijk" w:date="2025-07-28T09:16:00Z" w16du:dateUtc="2025-07-28T08:16:00Z">
        <w:r w:rsidR="00043C5A">
          <w:t xml:space="preserve">variables with </w:t>
        </w:r>
      </w:ins>
      <w:ins w:id="391" w:author="Cees Vandereijk" w:date="2025-07-31T08:43:00Z" w16du:dateUtc="2025-07-31T07:43:00Z">
        <w:r w:rsidR="00CD1CBF">
          <w:t>different numbers of</w:t>
        </w:r>
      </w:ins>
      <w:ins w:id="392" w:author="Cees Vandereijk" w:date="2025-07-28T09:16:00Z" w16du:dateUtc="2025-07-28T08:16:00Z">
        <w:r w:rsidR="00043C5A">
          <w:t xml:space="preserve"> categories and </w:t>
        </w:r>
      </w:ins>
      <w:ins w:id="393" w:author="Cees Vandereijk" w:date="2025-07-31T08:44:00Z" w16du:dateUtc="2025-07-31T07:44:00Z">
        <w:r w:rsidR="00CD1CBF">
          <w:t>different</w:t>
        </w:r>
      </w:ins>
      <w:ins w:id="394" w:author="Cees Vandereijk" w:date="2025-07-28T09:16:00Z" w16du:dateUtc="2025-07-28T08:16:00Z">
        <w:r w:rsidR="00043C5A">
          <w:t xml:space="preserve"> numbers of cases</w:t>
        </w:r>
      </w:ins>
      <w:ins w:id="395" w:author="Cees Vandereijk" w:date="2025-07-31T08:47:00Z" w16du:dateUtc="2025-07-31T07:47:00Z">
        <w:r w:rsidR="00CD1CBF">
          <w:t xml:space="preserve">. </w:t>
        </w:r>
      </w:ins>
    </w:p>
    <w:p w14:paraId="43093233" w14:textId="01CFF75A" w:rsidR="00EC794F" w:rsidRDefault="00CD1CBF" w:rsidP="006E02B9">
      <w:pPr>
        <w:pStyle w:val="BodyText"/>
        <w:rPr>
          <w:ins w:id="396" w:author="Cees Vandereijk" w:date="2025-07-30T12:21:00Z" w16du:dateUtc="2025-07-30T11:21:00Z"/>
        </w:rPr>
      </w:pPr>
      <w:ins w:id="397" w:author="Cees Vandereijk" w:date="2025-07-31T08:47:00Z" w16du:dateUtc="2025-07-31T07:47:00Z">
        <w:r>
          <w:t xml:space="preserve">A </w:t>
        </w:r>
      </w:ins>
      <w:ins w:id="398" w:author="Cees Vandereijk" w:date="2025-07-30T12:21:00Z" w16du:dateUtc="2025-07-30T11:21:00Z">
        <w:r w:rsidR="00EC794F">
          <w:t>series of</w:t>
        </w:r>
      </w:ins>
      <w:ins w:id="399" w:author="Cees Vandereijk" w:date="2025-07-29T12:22:00Z" w16du:dateUtc="2025-07-29T11:22:00Z">
        <w:r w:rsidR="009D61AC">
          <w:t xml:space="preserve"> illustrative cases </w:t>
        </w:r>
      </w:ins>
      <w:ins w:id="400" w:author="Cees Vandereijk" w:date="2025-07-31T08:47:00Z" w16du:dateUtc="2025-07-31T07:47:00Z">
        <w:r>
          <w:t xml:space="preserve">is presented </w:t>
        </w:r>
      </w:ins>
      <w:ins w:id="401" w:author="Cees Vandereijk" w:date="2025-07-31T08:48:00Z" w16du:dateUtc="2025-07-31T07:48:00Z">
        <w:r>
          <w:t xml:space="preserve">in Table 2 </w:t>
        </w:r>
      </w:ins>
      <w:ins w:id="402" w:author="Cees Vandereijk" w:date="2025-07-29T12:22:00Z" w16du:dateUtc="2025-07-29T11:22:00Z">
        <w:r w:rsidR="009D61AC">
          <w:t>(</w:t>
        </w:r>
      </w:ins>
      <w:ins w:id="403" w:author="Cees Vandereijk" w:date="2025-07-30T12:18:00Z" w16du:dateUtc="2025-07-30T11:18:00Z">
        <w:r w:rsidR="00EC794F">
          <w:t>as in Table 1</w:t>
        </w:r>
      </w:ins>
      <w:ins w:id="404" w:author="Cees Vandereijk" w:date="2025-07-29T12:22:00Z" w16du:dateUtc="2025-07-29T11:22:00Z">
        <w:r w:rsidR="009D61AC">
          <w:t xml:space="preserve"> for </w:t>
        </w:r>
      </w:ins>
      <w:ins w:id="405" w:author="Cees Vandereijk" w:date="2025-07-30T12:18:00Z" w16du:dateUtc="2025-07-30T11:18:00Z">
        <w:r w:rsidR="00EC794F">
          <w:t xml:space="preserve">n=12 and two </w:t>
        </w:r>
      </w:ins>
      <w:proofErr w:type="spellStart"/>
      <w:ins w:id="406" w:author="Cees Vandereijk" w:date="2025-07-30T12:19:00Z" w16du:dateUtc="2025-07-30T11:19:00Z">
        <w:r w:rsidR="00EC794F">
          <w:t>orcats</w:t>
        </w:r>
        <w:proofErr w:type="spellEnd"/>
        <w:r w:rsidR="00EC794F">
          <w:t xml:space="preserve"> with 4 categories each</w:t>
        </w:r>
      </w:ins>
      <w:ins w:id="407" w:author="Cees Vandereijk" w:date="2025-07-30T12:20:00Z" w16du:dateUtc="2025-07-30T11:20:00Z">
        <w:r w:rsidR="00EC794F">
          <w:t>)</w:t>
        </w:r>
      </w:ins>
      <w:ins w:id="408" w:author="Cees Vandereijk" w:date="2025-07-31T08:52:00Z" w16du:dateUtc="2025-07-31T07:52:00Z">
        <w:r>
          <w:t xml:space="preserve">. </w:t>
        </w:r>
      </w:ins>
      <w:ins w:id="409" w:author="Cees Vandereijk" w:date="2025-07-31T09:00:00Z" w16du:dateUtc="2025-07-31T08:00:00Z">
        <w:r>
          <w:t xml:space="preserve">Although the </w:t>
        </w:r>
      </w:ins>
      <w:ins w:id="410" w:author="Cees Vandereijk" w:date="2025-07-31T09:01:00Z" w16du:dateUtc="2025-07-31T08:01:00Z">
        <w:r>
          <w:t xml:space="preserve">distributions of the </w:t>
        </w:r>
      </w:ins>
      <w:ins w:id="411" w:author="Cees Vandereijk" w:date="2025-07-31T09:00:00Z" w16du:dateUtc="2025-07-31T08:00:00Z">
        <w:r>
          <w:t xml:space="preserve">variables given </w:t>
        </w:r>
      </w:ins>
      <w:ins w:id="412" w:author="Cees Vandereijk" w:date="2025-07-31T09:01:00Z" w16du:dateUtc="2025-07-31T08:01:00Z">
        <w:r>
          <w:t xml:space="preserve">in these examples </w:t>
        </w:r>
        <w:proofErr w:type="gramStart"/>
        <w:r>
          <w:t>is</w:t>
        </w:r>
        <w:proofErr w:type="gramEnd"/>
        <w:r>
          <w:t xml:space="preserve"> of no particular importance, and could have been replaced </w:t>
        </w:r>
      </w:ins>
      <w:ins w:id="413" w:author="Cees Vandereijk" w:date="2025-07-31T09:02:00Z" w16du:dateUtc="2025-07-31T08:02:00Z">
        <w:r>
          <w:t xml:space="preserve">by innumerable other examples, they are nevertheless helpful to arrive at some general observations about </w:t>
        </w:r>
      </w:ins>
      <w:proofErr w:type="spellStart"/>
      <w:ins w:id="414" w:author="Cees Vandereijk" w:date="2025-07-31T09:03:00Z" w16du:dateUtc="2025-07-31T08:03:00Z">
        <w:r>
          <w:t>rmin</w:t>
        </w:r>
        <w:proofErr w:type="spellEnd"/>
        <w:r>
          <w:t xml:space="preserve"> and </w:t>
        </w:r>
        <w:proofErr w:type="spellStart"/>
        <w:r>
          <w:t>rmax</w:t>
        </w:r>
        <w:proofErr w:type="spellEnd"/>
        <w:r>
          <w:t xml:space="preserve">.: </w:t>
        </w:r>
      </w:ins>
    </w:p>
    <w:p w14:paraId="7BC6707F" w14:textId="13C67187" w:rsidR="009D61AC" w:rsidRDefault="00CD1CBF" w:rsidP="009D61AC">
      <w:pPr>
        <w:pStyle w:val="BodyText"/>
        <w:numPr>
          <w:ilvl w:val="0"/>
          <w:numId w:val="56"/>
        </w:numPr>
        <w:rPr>
          <w:ins w:id="415" w:author="Cees Vandereijk" w:date="2025-07-31T09:09:00Z" w16du:dateUtc="2025-07-31T08:09:00Z"/>
        </w:rPr>
      </w:pPr>
      <w:ins w:id="416" w:author="Cees Vandereijk" w:date="2025-07-31T09:03:00Z" w16du:dateUtc="2025-07-31T08:03:00Z">
        <w:r>
          <w:t xml:space="preserve">The values of </w:t>
        </w:r>
        <w:proofErr w:type="spellStart"/>
        <w:r>
          <w:t>rmin</w:t>
        </w:r>
        <w:proofErr w:type="spellEnd"/>
        <w:r>
          <w:t xml:space="preserve"> and </w:t>
        </w:r>
      </w:ins>
      <w:proofErr w:type="spellStart"/>
      <w:ins w:id="417" w:author="Cees Vandereijk" w:date="2025-07-29T12:25:00Z" w16du:dateUtc="2025-07-29T11:25:00Z">
        <w:r w:rsidR="009D61AC">
          <w:t>rmax</w:t>
        </w:r>
      </w:ins>
      <w:proofErr w:type="spellEnd"/>
      <w:ins w:id="418" w:author="Cees Vandereijk" w:date="2025-07-29T12:26:00Z" w16du:dateUtc="2025-07-29T11:26:00Z">
        <w:r w:rsidR="009D61AC">
          <w:t xml:space="preserve"> are not </w:t>
        </w:r>
      </w:ins>
      <w:ins w:id="419" w:author="Cees Vandereijk" w:date="2025-07-31T09:04:00Z" w16du:dateUtc="2025-07-31T08:04:00Z">
        <w:r>
          <w:t xml:space="preserve">constant </w:t>
        </w:r>
      </w:ins>
      <w:ins w:id="420" w:author="Cees Vandereijk" w:date="2025-07-31T09:05:00Z" w16du:dateUtc="2025-07-31T08:05:00Z">
        <w:r>
          <w:t xml:space="preserve">across all examples, and not even </w:t>
        </w:r>
      </w:ins>
      <w:ins w:id="421" w:author="Cees Vandereijk" w:date="2025-07-31T09:06:00Z" w16du:dateUtc="2025-07-31T08:06:00Z">
        <w:r>
          <w:t>across</w:t>
        </w:r>
      </w:ins>
      <w:ins w:id="422" w:author="Cees Vandereijk" w:date="2025-07-31T09:05:00Z" w16du:dateUtc="2025-07-31T08:05:00Z">
        <w:r>
          <w:t xml:space="preserve"> correlations involving </w:t>
        </w:r>
      </w:ins>
      <w:ins w:id="423" w:author="Cees Vandereijk" w:date="2025-07-31T09:06:00Z" w16du:dateUtc="2025-07-31T08:06:00Z">
        <w:r>
          <w:t>a specific variable</w:t>
        </w:r>
      </w:ins>
      <w:ins w:id="424" w:author="Cees Vandereijk" w:date="2025-07-31T09:07:00Z" w16du:dateUtc="2025-07-31T08:07:00Z">
        <w:r>
          <w:t xml:space="preserve"> (see examples (a) and (b) which involve the same X-variable)</w:t>
        </w:r>
      </w:ins>
      <w:ins w:id="425" w:author="Cees Vandereijk" w:date="2025-07-31T09:06:00Z" w16du:dateUtc="2025-07-31T08:06:00Z">
        <w:r>
          <w:t xml:space="preserve">. </w:t>
        </w:r>
      </w:ins>
      <w:ins w:id="426" w:author="Cees Vandereijk" w:date="2025-07-31T09:05:00Z" w16du:dateUtc="2025-07-31T08:05:00Z">
        <w:r>
          <w:t xml:space="preserve">The </w:t>
        </w:r>
      </w:ins>
      <w:ins w:id="427" w:author="Cees Vandereijk" w:date="2025-07-31T09:07:00Z" w16du:dateUtc="2025-07-31T08:07:00Z">
        <w:r>
          <w:t xml:space="preserve">variation in the values of the bounds of r </w:t>
        </w:r>
      </w:ins>
      <w:ins w:id="428" w:author="Cees Vandereijk" w:date="2025-07-31T09:08:00Z" w16du:dateUtc="2025-07-31T08:08:00Z">
        <w:r>
          <w:t xml:space="preserve">is </w:t>
        </w:r>
      </w:ins>
      <w:ins w:id="429" w:author="Cees Vandereijk" w:date="2025-07-29T12:26:00Z" w16du:dateUtc="2025-07-29T11:26:00Z">
        <w:r w:rsidR="009D61AC">
          <w:t xml:space="preserve">across </w:t>
        </w:r>
      </w:ins>
      <w:ins w:id="430" w:author="Cees Vandereijk" w:date="2025-07-29T12:25:00Z" w16du:dateUtc="2025-07-29T11:25:00Z">
        <w:r w:rsidR="009D61AC" w:rsidRPr="00CD1CBF">
          <w:rPr>
            <w:i/>
            <w:iCs/>
            <w:rPrChange w:id="431" w:author="Cees Vandereijk" w:date="2025-07-31T09:08:00Z" w16du:dateUtc="2025-07-31T08:08:00Z">
              <w:rPr/>
            </w:rPrChange>
          </w:rPr>
          <w:t>pairs</w:t>
        </w:r>
        <w:r w:rsidR="009D61AC">
          <w:t xml:space="preserve"> of variables</w:t>
        </w:r>
      </w:ins>
      <w:ins w:id="432" w:author="Cees Vandereijk" w:date="2025-07-31T09:08:00Z" w16du:dateUtc="2025-07-31T08:08:00Z">
        <w:r>
          <w:t xml:space="preserve">. In other words, the bounds of </w:t>
        </w:r>
        <w:proofErr w:type="spellStart"/>
        <w:r>
          <w:t>r are</w:t>
        </w:r>
        <w:proofErr w:type="spellEnd"/>
        <w:r>
          <w:t xml:space="preserve"> </w:t>
        </w:r>
      </w:ins>
      <w:ins w:id="433" w:author="Cees Vandereijk" w:date="2025-07-29T12:26:00Z" w16du:dateUtc="2025-07-29T11:26:00Z">
        <w:r w:rsidR="009D61AC">
          <w:t>specific for each pair</w:t>
        </w:r>
      </w:ins>
      <w:ins w:id="434" w:author="Cees Vandereijk" w:date="2025-07-31T09:08:00Z" w16du:dateUtc="2025-07-31T08:08:00Z">
        <w:r>
          <w:t>.</w:t>
        </w:r>
      </w:ins>
      <w:ins w:id="435" w:author="Cees Vandereijk" w:date="2025-07-29T12:28:00Z" w16du:dateUtc="2025-07-29T11:28:00Z">
        <w:r w:rsidR="009D61AC">
          <w:t xml:space="preserve"> </w:t>
        </w:r>
      </w:ins>
    </w:p>
    <w:p w14:paraId="03F28BD2" w14:textId="29C228E3" w:rsidR="00CD1CBF" w:rsidRDefault="00CD1CBF" w:rsidP="009D61AC">
      <w:pPr>
        <w:pStyle w:val="BodyText"/>
        <w:numPr>
          <w:ilvl w:val="0"/>
          <w:numId w:val="56"/>
        </w:numPr>
        <w:rPr>
          <w:ins w:id="436" w:author="Cees Vandereijk" w:date="2025-07-29T12:29:00Z" w16du:dateUtc="2025-07-29T11:29:00Z"/>
        </w:rPr>
      </w:pPr>
      <w:proofErr w:type="spellStart"/>
      <w:ins w:id="437" w:author="Cees Vandereijk" w:date="2025-07-31T09:10:00Z" w16du:dateUtc="2025-07-31T08:10:00Z">
        <w:r>
          <w:lastRenderedPageBreak/>
          <w:t>rmin</w:t>
        </w:r>
        <w:proofErr w:type="spellEnd"/>
        <w:r>
          <w:t xml:space="preserve"> max </w:t>
        </w:r>
      </w:ins>
      <w:ins w:id="438" w:author="Cees Vandereijk" w:date="2025-07-31T09:23:00Z" w16du:dateUtc="2025-07-31T08:23:00Z">
        <w:r>
          <w:t>can</w:t>
        </w:r>
      </w:ins>
      <w:ins w:id="439" w:author="Cees Vandereijk" w:date="2025-07-31T09:10:00Z" w16du:dateUtc="2025-07-31T08:10:00Z">
        <w:r>
          <w:t xml:space="preserve"> be -1, and </w:t>
        </w:r>
        <w:proofErr w:type="spellStart"/>
        <w:r>
          <w:t>rmax</w:t>
        </w:r>
      </w:ins>
      <w:proofErr w:type="spellEnd"/>
      <w:ins w:id="440" w:author="Cees Vandereijk" w:date="2025-07-31T09:11:00Z" w16du:dateUtc="2025-07-31T08:11:00Z">
        <w:r>
          <w:t xml:space="preserve"> </w:t>
        </w:r>
      </w:ins>
      <w:ins w:id="441" w:author="Cees Vandereijk" w:date="2025-07-31T09:23:00Z" w16du:dateUtc="2025-07-31T08:23:00Z">
        <w:r>
          <w:t>can</w:t>
        </w:r>
      </w:ins>
      <w:ins w:id="442" w:author="Cees Vandereijk" w:date="2025-07-31T09:11:00Z" w16du:dateUtc="2025-07-31T08:11:00Z">
        <w:r>
          <w:t xml:space="preserve"> be 1, but neither of these values implies the other (as seen in exa</w:t>
        </w:r>
      </w:ins>
      <w:ins w:id="443" w:author="Cees Vandereijk" w:date="2025-07-31T09:12:00Z" w16du:dateUtc="2025-07-31T08:12:00Z">
        <w:r>
          <w:t xml:space="preserve">mples (b) and (c). </w:t>
        </w:r>
      </w:ins>
      <w:ins w:id="444" w:author="Cees Vandereijk" w:date="2025-07-31T09:13:00Z" w16du:dateUtc="2025-07-31T08:13:00Z">
        <w:r>
          <w:t xml:space="preserve">The combination of </w:t>
        </w:r>
        <w:proofErr w:type="spellStart"/>
        <w:r>
          <w:t>rmin</w:t>
        </w:r>
        <w:proofErr w:type="spellEnd"/>
        <w:r>
          <w:t xml:space="preserve">=-1 and </w:t>
        </w:r>
        <w:proofErr w:type="spellStart"/>
        <w:r>
          <w:t>rmax</w:t>
        </w:r>
        <w:proofErr w:type="spellEnd"/>
        <w:r>
          <w:t>=1 is poss</w:t>
        </w:r>
      </w:ins>
      <w:ins w:id="445" w:author="Cees Vandereijk" w:date="2025-07-31T09:14:00Z" w16du:dateUtc="2025-07-31T08:14:00Z">
        <w:r>
          <w:t xml:space="preserve">ible, but dependent on specific </w:t>
        </w:r>
      </w:ins>
      <w:ins w:id="446" w:author="Cees Vandereijk" w:date="2025-07-31T09:16:00Z" w16du:dateUtc="2025-07-31T08:16:00Z">
        <w:r>
          <w:t>characteristics</w:t>
        </w:r>
      </w:ins>
      <w:ins w:id="447" w:author="Cees Vandereijk" w:date="2025-07-31T09:14:00Z" w16du:dateUtc="2025-07-31T08:14:00Z">
        <w:r>
          <w:t xml:space="preserve"> of the two marginal distributions involved (se</w:t>
        </w:r>
      </w:ins>
      <w:ins w:id="448" w:author="Cees Vandereijk" w:date="2025-07-31T09:15:00Z" w16du:dateUtc="2025-07-31T08:15:00Z">
        <w:r>
          <w:t>e examples (d) and (f)</w:t>
        </w:r>
      </w:ins>
      <w:ins w:id="449" w:author="Cees Vandereijk" w:date="2025-07-31T09:14:00Z" w16du:dateUtc="2025-07-31T08:14:00Z">
        <w:r>
          <w:t>.</w:t>
        </w:r>
      </w:ins>
      <w:ins w:id="450" w:author="Cees Vandereijk" w:date="2025-07-31T09:16:00Z" w16du:dateUtc="2025-07-31T08:16:00Z">
        <w:r>
          <w:t xml:space="preserve"> Both variabl</w:t>
        </w:r>
      </w:ins>
      <w:ins w:id="451" w:author="Cees Vandereijk" w:date="2025-07-31T09:17:00Z" w16du:dateUtc="2025-07-31T08:17:00Z">
        <w:r>
          <w:t xml:space="preserve">es must not only have identical distributions, but these must also be symmetrical. </w:t>
        </w:r>
      </w:ins>
    </w:p>
    <w:p w14:paraId="05A6217B" w14:textId="05E397FB" w:rsidR="009D61AC" w:rsidRDefault="009D61AC" w:rsidP="009D61AC">
      <w:pPr>
        <w:pStyle w:val="BodyText"/>
        <w:numPr>
          <w:ilvl w:val="0"/>
          <w:numId w:val="56"/>
        </w:numPr>
        <w:rPr>
          <w:ins w:id="452" w:author="Cees Vandereijk" w:date="2025-07-29T12:28:00Z" w16du:dateUtc="2025-07-29T11:28:00Z"/>
        </w:rPr>
      </w:pPr>
      <w:proofErr w:type="spellStart"/>
      <w:ins w:id="453" w:author="Cees Vandereijk" w:date="2025-07-29T12:26:00Z" w16du:dateUtc="2025-07-29T11:26:00Z">
        <w:r>
          <w:t>rmin</w:t>
        </w:r>
        <w:proofErr w:type="spellEnd"/>
        <w:r>
          <w:t xml:space="preserve"> and </w:t>
        </w:r>
        <w:proofErr w:type="spellStart"/>
        <w:r>
          <w:t>rmax</w:t>
        </w:r>
        <w:proofErr w:type="spellEnd"/>
        <w:r>
          <w:t xml:space="preserve"> </w:t>
        </w:r>
      </w:ins>
      <w:ins w:id="454" w:author="Cees Vandereijk" w:date="2025-07-29T12:27:00Z" w16du:dateUtc="2025-07-29T11:27:00Z">
        <w:r>
          <w:t xml:space="preserve">are not necessarily symmetric around 0. Such symmetry may </w:t>
        </w:r>
        <w:proofErr w:type="gramStart"/>
        <w:r>
          <w:t xml:space="preserve">exist, </w:t>
        </w:r>
      </w:ins>
      <w:ins w:id="455" w:author="Cees Vandereijk" w:date="2025-07-31T09:17:00Z" w16du:dateUtc="2025-07-31T08:17:00Z">
        <w:r w:rsidR="00CD1CBF">
          <w:t>but</w:t>
        </w:r>
        <w:proofErr w:type="gramEnd"/>
        <w:r w:rsidR="00CD1CBF">
          <w:t xml:space="preserve"> requir</w:t>
        </w:r>
      </w:ins>
      <w:ins w:id="456" w:author="Cees Vandereijk" w:date="2025-07-31T09:18:00Z" w16du:dateUtc="2025-07-31T08:18:00Z">
        <w:r w:rsidR="00CD1CBF">
          <w:t>es specific characteristics of the pair of marginal distributions</w:t>
        </w:r>
      </w:ins>
      <w:ins w:id="457" w:author="Cees Vandereijk" w:date="2025-07-31T09:19:00Z" w16du:dateUtc="2025-07-31T08:19:00Z">
        <w:r w:rsidR="00CD1CBF">
          <w:t xml:space="preserve">, namely that both are symmetric (see examples </w:t>
        </w:r>
      </w:ins>
      <w:ins w:id="458" w:author="Cees Vandereijk" w:date="2025-07-31T09:20:00Z" w16du:dateUtc="2025-07-31T08:20:00Z">
        <w:r w:rsidR="00CD1CBF">
          <w:t>(e)</w:t>
        </w:r>
      </w:ins>
      <w:ins w:id="459" w:author="Cees Vandereijk" w:date="2025-07-31T09:19:00Z" w16du:dateUtc="2025-07-31T08:19:00Z">
        <w:r w:rsidR="00CD1CBF">
          <w:t xml:space="preserve">, (g) and (h). </w:t>
        </w:r>
      </w:ins>
      <w:ins w:id="460" w:author="Cees Vandereijk" w:date="2025-07-31T09:18:00Z" w16du:dateUtc="2025-07-31T08:18:00Z">
        <w:r w:rsidR="00CD1CBF">
          <w:t xml:space="preserve"> </w:t>
        </w:r>
      </w:ins>
    </w:p>
    <w:p w14:paraId="643279AD" w14:textId="057CD92C" w:rsidR="00CD1CBF" w:rsidRDefault="00CD1CBF" w:rsidP="00CD1CBF">
      <w:pPr>
        <w:pStyle w:val="BodyText"/>
        <w:numPr>
          <w:ilvl w:val="0"/>
          <w:numId w:val="56"/>
        </w:numPr>
        <w:rPr>
          <w:ins w:id="461" w:author="Cees Vandereijk" w:date="2025-07-31T09:09:00Z" w16du:dateUtc="2025-07-31T08:09:00Z"/>
        </w:rPr>
      </w:pPr>
      <w:ins w:id="462" w:author="Cees Vandereijk" w:date="2025-07-31T09:24:00Z" w16du:dateUtc="2025-07-31T08:24:00Z">
        <w:r>
          <w:t xml:space="preserve">The extent to which the </w:t>
        </w:r>
      </w:ins>
      <w:ins w:id="463" w:author="Cees Vandereijk" w:date="2025-07-31T09:25:00Z" w16du:dateUtc="2025-07-31T08:25:00Z">
        <w:r>
          <w:t>reference inter</w:t>
        </w:r>
      </w:ins>
      <w:ins w:id="464" w:author="Cees Vandereijk" w:date="2025-07-31T09:26:00Z" w16du:dateUtc="2025-07-31T08:26:00Z">
        <w:r>
          <w:t xml:space="preserve">val [-1, 1] is covered by the interval </w:t>
        </w:r>
      </w:ins>
      <w:ins w:id="465" w:author="Cees Vandereijk" w:date="2025-07-31T09:27:00Z" w16du:dateUtc="2025-07-31T08:27:00Z">
        <w:r>
          <w:t>[</w:t>
        </w:r>
      </w:ins>
      <w:proofErr w:type="spellStart"/>
      <w:ins w:id="466" w:author="Cees Vandereijk" w:date="2025-07-31T09:26:00Z" w16du:dateUtc="2025-07-31T08:26:00Z">
        <w:r>
          <w:t>rmin</w:t>
        </w:r>
        <w:proofErr w:type="spellEnd"/>
        <w:r>
          <w:t xml:space="preserve">, </w:t>
        </w:r>
        <w:proofErr w:type="spellStart"/>
        <w:r>
          <w:t>rmax</w:t>
        </w:r>
        <w:proofErr w:type="spellEnd"/>
        <w:r>
          <w:t xml:space="preserve">] varies </w:t>
        </w:r>
      </w:ins>
      <w:ins w:id="467" w:author="Cees Vandereijk" w:date="2025-07-31T09:09:00Z" w16du:dateUtc="2025-07-31T08:09:00Z">
        <w:r>
          <w:t>across pairs of variables</w:t>
        </w:r>
      </w:ins>
      <w:ins w:id="468" w:author="Cees Vandereijk" w:date="2025-07-31T09:26:00Z" w16du:dateUtc="2025-07-31T08:26:00Z">
        <w:r>
          <w:t xml:space="preserve">. </w:t>
        </w:r>
      </w:ins>
    </w:p>
    <w:p w14:paraId="4429F4B4" w14:textId="48ED4711" w:rsidR="006E02B9" w:rsidRDefault="00CD1CBF" w:rsidP="006E02B9">
      <w:pPr>
        <w:pStyle w:val="BodyText"/>
        <w:numPr>
          <w:ilvl w:val="0"/>
          <w:numId w:val="56"/>
        </w:numPr>
        <w:rPr>
          <w:ins w:id="469" w:author="Cees Vandereijk" w:date="2025-07-31T09:44:00Z" w16du:dateUtc="2025-07-31T08:44:00Z"/>
        </w:rPr>
      </w:pPr>
      <w:ins w:id="470" w:author="Cees Vandereijk" w:date="2025-07-31T09:28:00Z" w16du:dateUtc="2025-07-31T08:28:00Z">
        <w:r>
          <w:t xml:space="preserve">The values of </w:t>
        </w:r>
        <w:proofErr w:type="spellStart"/>
        <w:r>
          <w:t>rmin</w:t>
        </w:r>
        <w:proofErr w:type="spellEnd"/>
        <w:r>
          <w:t xml:space="preserve"> and </w:t>
        </w:r>
        <w:proofErr w:type="spellStart"/>
        <w:r>
          <w:t>rmax</w:t>
        </w:r>
        <w:proofErr w:type="spellEnd"/>
        <w:r>
          <w:t xml:space="preserve"> depend not only on the marginal distributions of the two variables, but also on the values assigned to th</w:t>
        </w:r>
      </w:ins>
      <w:ins w:id="471" w:author="Cees Vandereijk" w:date="2025-07-31T09:29:00Z" w16du:dateUtc="2025-07-31T08:29:00Z">
        <w:r>
          <w:t>eir</w:t>
        </w:r>
      </w:ins>
      <w:ins w:id="472" w:author="Cees Vandereijk" w:date="2025-07-31T09:28:00Z" w16du:dateUtc="2025-07-31T08:28:00Z">
        <w:r>
          <w:t xml:space="preserve"> categories</w:t>
        </w:r>
      </w:ins>
      <w:ins w:id="473" w:author="Cees Vandereijk" w:date="2025-07-31T09:29:00Z" w16du:dateUtc="2025-07-31T08:29:00Z">
        <w:r>
          <w:t>. Unless specified differently, we follo</w:t>
        </w:r>
      </w:ins>
      <w:ins w:id="474" w:author="Cees Vandereijk" w:date="2025-07-31T09:30:00Z" w16du:dateUtc="2025-07-31T08:30:00Z">
        <w:r>
          <w:t xml:space="preserve">w in this article the common practice of assigning consecutive integer values to </w:t>
        </w:r>
      </w:ins>
      <w:ins w:id="475" w:author="Cees Vandereijk" w:date="2025-07-31T09:31:00Z" w16du:dateUtc="2025-07-31T08:31:00Z">
        <w:r>
          <w:t xml:space="preserve">the ordered categories. But </w:t>
        </w:r>
      </w:ins>
      <w:ins w:id="476" w:author="Cees Vandereijk" w:date="2025-07-31T09:32:00Z" w16du:dateUtc="2025-07-31T08:32:00Z">
        <w:r>
          <w:t xml:space="preserve">any monotonic transformation of values is equally adequate to represent the ordinal character of variables. </w:t>
        </w:r>
      </w:ins>
      <w:ins w:id="477" w:author="Cees Vandereijk" w:date="2025-07-31T09:33:00Z" w16du:dateUtc="2025-07-31T08:33:00Z">
        <w:r>
          <w:t>Examples (</w:t>
        </w:r>
        <w:proofErr w:type="spellStart"/>
        <w:r>
          <w:t>i</w:t>
        </w:r>
        <w:proofErr w:type="spellEnd"/>
        <w:r>
          <w:t>) and (j) involve the same pair of varia</w:t>
        </w:r>
      </w:ins>
      <w:ins w:id="478" w:author="Cees Vandereijk" w:date="2025-07-31T09:34:00Z" w16du:dateUtc="2025-07-31T08:34:00Z">
        <w:r>
          <w:t>bles, but in (</w:t>
        </w:r>
        <w:proofErr w:type="spellStart"/>
        <w:r>
          <w:t>i</w:t>
        </w:r>
        <w:proofErr w:type="spellEnd"/>
        <w:r>
          <w:t>) their categories have been assigned values 1. 2, 3 and 4, while in (j) the assigned values were 1, 2.25, 2.75</w:t>
        </w:r>
      </w:ins>
      <w:ins w:id="479" w:author="Cees Vandereijk" w:date="2025-07-31T09:35:00Z" w16du:dateUtc="2025-07-31T08:35:00Z">
        <w:r>
          <w:t xml:space="preserve"> and 4. </w:t>
        </w:r>
      </w:ins>
      <w:ins w:id="480" w:author="Cees Vandereijk" w:date="2025-07-31T09:37:00Z" w16du:dateUtc="2025-07-31T08:37:00Z">
        <w:r>
          <w:t>The consequence</w:t>
        </w:r>
      </w:ins>
      <w:ins w:id="481" w:author="Cees Vandereijk" w:date="2025-07-31T09:38:00Z" w16du:dateUtc="2025-07-31T08:38:00Z">
        <w:r>
          <w:t>s</w:t>
        </w:r>
      </w:ins>
      <w:ins w:id="482" w:author="Cees Vandereijk" w:date="2025-07-31T09:37:00Z" w16du:dateUtc="2025-07-31T08:37:00Z">
        <w:r>
          <w:t xml:space="preserve"> of this change are visible in the values of </w:t>
        </w:r>
        <w:proofErr w:type="spellStart"/>
        <w:r>
          <w:t>rmin</w:t>
        </w:r>
        <w:proofErr w:type="spellEnd"/>
        <w:r>
          <w:t xml:space="preserve"> and </w:t>
        </w:r>
        <w:proofErr w:type="spellStart"/>
        <w:r>
          <w:t>rmax</w:t>
        </w:r>
        <w:proofErr w:type="spellEnd"/>
        <w:r>
          <w:t>. This</w:t>
        </w:r>
      </w:ins>
      <w:ins w:id="483" w:author="Cees Vandereijk" w:date="2025-07-31T09:38:00Z" w16du:dateUtc="2025-07-31T08:38:00Z">
        <w:r>
          <w:t xml:space="preserve"> </w:t>
        </w:r>
      </w:ins>
      <w:ins w:id="484" w:author="Cees Vandereijk" w:date="2025-07-31T09:37:00Z" w16du:dateUtc="2025-07-31T08:37:00Z">
        <w:r>
          <w:t xml:space="preserve">observation implies </w:t>
        </w:r>
      </w:ins>
      <w:ins w:id="485" w:author="Cees Vandereijk" w:date="2025-07-31T09:38:00Z" w16du:dateUtc="2025-07-31T08:38:00Z">
        <w:r>
          <w:t xml:space="preserve">that value </w:t>
        </w:r>
      </w:ins>
      <w:ins w:id="486" w:author="Cees Vandereijk" w:date="2025-07-31T09:39:00Z" w16du:dateUtc="2025-07-31T08:39:00Z">
        <w:r>
          <w:t>assignment</w:t>
        </w:r>
      </w:ins>
      <w:ins w:id="487" w:author="Cees Vandereijk" w:date="2025-07-31T09:38:00Z" w16du:dateUtc="2025-07-31T08:38:00Z">
        <w:r>
          <w:t xml:space="preserve"> </w:t>
        </w:r>
      </w:ins>
      <w:ins w:id="488" w:author="Cees Vandereijk" w:date="2025-07-31T09:39:00Z" w16du:dateUtc="2025-07-31T08:39:00Z">
        <w:r>
          <w:t xml:space="preserve">to categories of </w:t>
        </w:r>
        <w:proofErr w:type="spellStart"/>
        <w:r>
          <w:t>orcats</w:t>
        </w:r>
        <w:proofErr w:type="spellEnd"/>
        <w:r>
          <w:t xml:space="preserve"> (and the justification thereof) remains </w:t>
        </w:r>
      </w:ins>
      <w:ins w:id="489" w:author="Cees Vandereijk" w:date="2025-07-31T09:40:00Z" w16du:dateUtc="2025-07-31T08:40:00Z">
        <w:r>
          <w:t xml:space="preserve">an issue of importance when </w:t>
        </w:r>
      </w:ins>
      <w:ins w:id="490" w:author="Cees Vandereijk" w:date="2025-07-31T09:41:00Z" w16du:dateUtc="2025-07-31T08:41:00Z">
        <w:r>
          <w:t xml:space="preserve">using Pearson correlations on </w:t>
        </w:r>
        <w:proofErr w:type="spellStart"/>
        <w:r>
          <w:t>orcats</w:t>
        </w:r>
      </w:ins>
      <w:proofErr w:type="spellEnd"/>
      <w:ins w:id="491" w:author="Cees Vandereijk" w:date="2025-07-31T09:42:00Z" w16du:dateUtc="2025-07-31T08:42:00Z">
        <w:r>
          <w:t xml:space="preserve">. </w:t>
        </w:r>
      </w:ins>
      <w:ins w:id="492" w:author="Cees Vandereijk" w:date="2025-07-31T09:41:00Z" w16du:dateUtc="2025-07-31T08:41:00Z">
        <w:r>
          <w:t>It is a different problem</w:t>
        </w:r>
      </w:ins>
      <w:ins w:id="493" w:author="Cees Vandereijk" w:date="2025-07-31T09:42:00Z" w16du:dateUtc="2025-07-31T08:42:00Z">
        <w:r>
          <w:t>, however,</w:t>
        </w:r>
      </w:ins>
      <w:ins w:id="494" w:author="Cees Vandereijk" w:date="2025-07-31T09:41:00Z" w16du:dateUtc="2025-07-31T08:41:00Z">
        <w:r>
          <w:t xml:space="preserve"> than that of </w:t>
        </w:r>
        <w:proofErr w:type="spellStart"/>
        <w:r>
          <w:t>constrainment</w:t>
        </w:r>
        <w:proofErr w:type="spellEnd"/>
        <w:r>
          <w:t xml:space="preserve"> of correlatio</w:t>
        </w:r>
      </w:ins>
      <w:ins w:id="495" w:author="Cees Vandereijk" w:date="2025-07-31T09:42:00Z" w16du:dateUtc="2025-07-31T08:42:00Z">
        <w:r>
          <w:t xml:space="preserve">ns on which we focus here. </w:t>
        </w:r>
      </w:ins>
    </w:p>
    <w:p w14:paraId="4CAE6C99" w14:textId="77777777" w:rsidR="00CD1CBF" w:rsidRDefault="00CD1CBF" w:rsidP="00CD1CBF">
      <w:pPr>
        <w:pStyle w:val="BodyText"/>
        <w:rPr>
          <w:ins w:id="496" w:author="Cees Vandereijk" w:date="2025-07-31T09:44:00Z" w16du:dateUtc="2025-07-31T08:44:00Z"/>
        </w:rPr>
      </w:pPr>
    </w:p>
    <w:p w14:paraId="7985BB1E" w14:textId="184F76A2" w:rsidR="00CD1CBF" w:rsidRDefault="00CD1CBF" w:rsidP="00CD1CBF">
      <w:pPr>
        <w:pStyle w:val="Heading2"/>
        <w:rPr>
          <w:ins w:id="497" w:author="Cees Vandereijk" w:date="2025-07-31T09:46:00Z" w16du:dateUtc="2025-07-31T08:46:00Z"/>
        </w:rPr>
      </w:pPr>
      <w:ins w:id="498" w:author="Cees Vandereijk" w:date="2025-07-31T09:44:00Z" w16du:dateUtc="2025-07-31T08:44:00Z">
        <w:r>
          <w:t xml:space="preserve">2.3 </w:t>
        </w:r>
      </w:ins>
      <w:ins w:id="499" w:author="Cees Vandereijk" w:date="2025-07-31T09:45:00Z" w16du:dateUtc="2025-07-31T08:45:00Z">
        <w:r>
          <w:t>The magn</w:t>
        </w:r>
      </w:ins>
      <w:ins w:id="500" w:author="Cees Vandereijk" w:date="2025-07-31T09:46:00Z" w16du:dateUtc="2025-07-31T08:46:00Z">
        <w:r>
          <w:t xml:space="preserve">itude </w:t>
        </w:r>
      </w:ins>
      <w:ins w:id="501" w:author="Cees Vandereijk" w:date="2025-07-31T09:57:00Z" w16du:dateUtc="2025-07-31T08:57:00Z">
        <w:r>
          <w:t xml:space="preserve">[strength?] </w:t>
        </w:r>
      </w:ins>
      <w:ins w:id="502" w:author="Cees Vandereijk" w:date="2025-07-31T09:46:00Z" w16du:dateUtc="2025-07-31T08:46:00Z">
        <w:r>
          <w:t>of marginal constraints on the bounds of r</w:t>
        </w:r>
      </w:ins>
    </w:p>
    <w:p w14:paraId="08C92078" w14:textId="48CCA531" w:rsidR="00CD1CBF" w:rsidRDefault="00060F86" w:rsidP="00CD1CBF">
      <w:pPr>
        <w:pStyle w:val="BodyText"/>
        <w:rPr>
          <w:ins w:id="503" w:author="Cees Vandereijk" w:date="2025-08-01T15:38:00Z" w16du:dateUtc="2025-08-01T14:38:00Z"/>
        </w:rPr>
      </w:pPr>
      <w:ins w:id="504" w:author="Cees Vandereijk" w:date="2025-08-01T15:06:00Z" w16du:dateUtc="2025-08-01T14:06:00Z">
        <w:r>
          <w:t>As demonstrated above, the ext</w:t>
        </w:r>
      </w:ins>
      <w:ins w:id="505" w:author="Cees Vandereijk" w:date="2025-08-01T15:07:00Z" w16du:dateUtc="2025-08-01T14:07:00Z">
        <w:r>
          <w:t xml:space="preserve">ent to which marginal distributions of </w:t>
        </w:r>
        <w:proofErr w:type="spellStart"/>
        <w:r>
          <w:t>orcats</w:t>
        </w:r>
        <w:proofErr w:type="spellEnd"/>
        <w:r>
          <w:t xml:space="preserve"> constrain the range of </w:t>
        </w:r>
      </w:ins>
      <w:ins w:id="506" w:author="Cees Vandereijk" w:date="2025-08-01T15:08:00Z" w16du:dateUtc="2025-08-01T14:08:00Z">
        <w:r>
          <w:t xml:space="preserve">attainable value of r varies considerably. In the few illustrative examples presented in Table 2 </w:t>
        </w:r>
      </w:ins>
      <w:proofErr w:type="spellStart"/>
      <w:ins w:id="507" w:author="Cees Vandereijk" w:date="2025-08-01T15:09:00Z" w16du:dateUtc="2025-08-01T14:09:00Z">
        <w:r>
          <w:t>rmin</w:t>
        </w:r>
        <w:proofErr w:type="spellEnd"/>
        <w:r>
          <w:t xml:space="preserve"> varied between -1 and -0.71, while </w:t>
        </w:r>
        <w:proofErr w:type="spellStart"/>
        <w:r>
          <w:t>rmax</w:t>
        </w:r>
        <w:proofErr w:type="spellEnd"/>
        <w:r>
          <w:t xml:space="preserve"> </w:t>
        </w:r>
      </w:ins>
      <w:ins w:id="508" w:author="Cees Vandereijk" w:date="2025-08-01T15:10:00Z" w16du:dateUtc="2025-08-01T14:10:00Z">
        <w:r>
          <w:t xml:space="preserve">varied between 0.32 and 1. </w:t>
        </w:r>
      </w:ins>
      <w:ins w:id="509" w:author="Cees Vandereijk" w:date="2025-08-01T15:22:00Z" w16du:dateUtc="2025-08-01T14:22:00Z">
        <w:r w:rsidR="005C7CAB">
          <w:t xml:space="preserve">Moreover, </w:t>
        </w:r>
      </w:ins>
      <w:ins w:id="510" w:author="Cees Vandereijk" w:date="2025-08-01T15:23:00Z" w16du:dateUtc="2025-08-01T14:23:00Z">
        <w:r w:rsidR="005C7CAB">
          <w:t xml:space="preserve">in Table 2 </w:t>
        </w:r>
      </w:ins>
      <w:proofErr w:type="spellStart"/>
      <w:ins w:id="511" w:author="Cees Vandereijk" w:date="2025-08-01T15:22:00Z" w16du:dateUtc="2025-08-01T14:22:00Z">
        <w:r w:rsidR="005C7CAB">
          <w:t>rmin</w:t>
        </w:r>
        <w:proofErr w:type="spellEnd"/>
        <w:r w:rsidR="005C7CAB">
          <w:t xml:space="preserve"> and </w:t>
        </w:r>
        <w:proofErr w:type="spellStart"/>
        <w:r w:rsidR="005C7CAB">
          <w:t>rmax</w:t>
        </w:r>
        <w:proofErr w:type="spellEnd"/>
        <w:r w:rsidR="005C7CAB">
          <w:t xml:space="preserve"> do not </w:t>
        </w:r>
      </w:ins>
      <w:ins w:id="512" w:author="Cees Vandereijk" w:date="2025-08-01T15:23:00Z" w16du:dateUtc="2025-08-01T14:23:00Z">
        <w:r w:rsidR="005C7CAB">
          <w:t xml:space="preserve">vary in lockstep but at least to some extent </w:t>
        </w:r>
      </w:ins>
      <w:ins w:id="513" w:author="Cees Vandereijk" w:date="2025-08-01T15:24:00Z" w16du:dateUtc="2025-08-01T14:24:00Z">
        <w:r w:rsidR="005C7CAB">
          <w:t>independent of each other.</w:t>
        </w:r>
      </w:ins>
      <w:ins w:id="514" w:author="Cees Vandereijk" w:date="2025-08-01T15:34:00Z" w16du:dateUtc="2025-08-01T14:34:00Z">
        <w:r w:rsidR="00FB3745">
          <w:t>[</w:t>
        </w:r>
        <w:proofErr w:type="spellStart"/>
        <w:r w:rsidR="00FB3745">
          <w:t>fn</w:t>
        </w:r>
        <w:proofErr w:type="spellEnd"/>
        <w:r w:rsidR="00FB3745">
          <w:t xml:space="preserve">: Table 2 is a poor basis to </w:t>
        </w:r>
      </w:ins>
      <w:ins w:id="515" w:author="Cees Vandereijk" w:date="2025-08-01T15:35:00Z" w16du:dateUtc="2025-08-01T14:35:00Z">
        <w:r w:rsidR="00FB3745">
          <w:t xml:space="preserve">assess the functional relationship between </w:t>
        </w:r>
        <w:proofErr w:type="spellStart"/>
        <w:r w:rsidR="00FB3745">
          <w:t>rmin</w:t>
        </w:r>
        <w:proofErr w:type="spellEnd"/>
        <w:r w:rsidR="00FB3745">
          <w:t xml:space="preserve"> and </w:t>
        </w:r>
        <w:proofErr w:type="spellStart"/>
        <w:r w:rsidR="00FB3745">
          <w:t>rmax</w:t>
        </w:r>
        <w:proofErr w:type="spellEnd"/>
        <w:r w:rsidR="00FB3745">
          <w:t xml:space="preserve"> as it contains a small number of handpicked </w:t>
        </w:r>
      </w:ins>
      <w:ins w:id="516" w:author="Cees Vandereijk" w:date="2025-08-01T15:36:00Z" w16du:dateUtc="2025-08-01T14:36:00Z">
        <w:r w:rsidR="00FB3745">
          <w:t>s</w:t>
        </w:r>
      </w:ins>
      <w:ins w:id="517" w:author="Cees Vandereijk" w:date="2025-08-01T15:35:00Z" w16du:dateUtc="2025-08-01T14:35:00Z">
        <w:r w:rsidR="00FB3745">
          <w:t>ituations</w:t>
        </w:r>
      </w:ins>
      <w:ins w:id="518" w:author="Cees Vandereijk" w:date="2025-08-01T15:36:00Z" w16du:dateUtc="2025-08-01T14:36:00Z">
        <w:r w:rsidR="00FB3745">
          <w:t xml:space="preserve">. </w:t>
        </w:r>
      </w:ins>
      <w:ins w:id="519" w:author="Cees Vandereijk" w:date="2025-08-01T15:37:00Z" w16du:dateUtc="2025-08-01T14:37:00Z">
        <w:r w:rsidR="0097105E">
          <w:t xml:space="preserve">This relationship will be investigated in detail </w:t>
        </w:r>
      </w:ins>
      <w:ins w:id="520" w:author="Cees Vandereijk" w:date="2025-08-01T15:38:00Z" w16du:dateUtc="2025-08-01T14:38:00Z">
        <w:r w:rsidR="0097105E">
          <w:t xml:space="preserve">later, in </w:t>
        </w:r>
        <w:proofErr w:type="gramStart"/>
        <w:r w:rsidR="0097105E">
          <w:t>section ?</w:t>
        </w:r>
        <w:proofErr w:type="gramEnd"/>
        <w:r w:rsidR="0097105E">
          <w:t>?.]</w:t>
        </w:r>
      </w:ins>
      <w:ins w:id="521" w:author="Cees Vandereijk" w:date="2025-08-01T15:24:00Z" w16du:dateUtc="2025-08-01T14:24:00Z">
        <w:r w:rsidR="005C7CAB">
          <w:t xml:space="preserve"> This raises the question </w:t>
        </w:r>
      </w:ins>
      <w:ins w:id="522" w:author="Cees Vandereijk" w:date="2025-08-01T15:25:00Z" w16du:dateUtc="2025-08-01T14:25:00Z">
        <w:r w:rsidR="005C7CAB">
          <w:t xml:space="preserve">how strong the </w:t>
        </w:r>
      </w:ins>
      <w:ins w:id="523" w:author="Cees Vandereijk" w:date="2025-08-01T15:26:00Z" w16du:dateUtc="2025-08-01T14:26:00Z">
        <w:r w:rsidR="005C7CAB">
          <w:t xml:space="preserve">overall </w:t>
        </w:r>
      </w:ins>
      <w:ins w:id="524" w:author="Cees Vandereijk" w:date="2025-08-01T15:25:00Z" w16du:dateUtc="2025-08-01T14:25:00Z">
        <w:r w:rsidR="005C7CAB">
          <w:t xml:space="preserve">constraining effect is that marginal distributions exert on the attainable values of r. </w:t>
        </w:r>
      </w:ins>
      <w:ins w:id="525" w:author="Cees Vandereijk" w:date="2025-08-01T15:26:00Z" w16du:dateUtc="2025-08-01T14:26:00Z">
        <w:r w:rsidR="00FB3745">
          <w:t xml:space="preserve">It also raises the </w:t>
        </w:r>
      </w:ins>
      <w:ins w:id="526" w:author="Cees Vandereijk" w:date="2025-08-01T15:38:00Z" w16du:dateUtc="2025-08-01T14:38:00Z">
        <w:r w:rsidR="0097105E">
          <w:t>question of</w:t>
        </w:r>
      </w:ins>
      <w:ins w:id="527" w:author="Cees Vandereijk" w:date="2025-08-01T15:26:00Z" w16du:dateUtc="2025-08-01T14:26:00Z">
        <w:r w:rsidR="00FB3745">
          <w:t xml:space="preserve"> what factors affect the </w:t>
        </w:r>
      </w:ins>
      <w:ins w:id="528" w:author="Cees Vandereijk" w:date="2025-08-01T15:27:00Z" w16du:dateUtc="2025-08-01T14:27:00Z">
        <w:r w:rsidR="00FB3745">
          <w:t xml:space="preserve">strength of this </w:t>
        </w:r>
      </w:ins>
      <w:ins w:id="529" w:author="Cees Vandereijk" w:date="2025-08-01T15:26:00Z" w16du:dateUtc="2025-08-01T14:26:00Z">
        <w:r w:rsidR="00FB3745">
          <w:t>ove</w:t>
        </w:r>
      </w:ins>
      <w:ins w:id="530" w:author="Cees Vandereijk" w:date="2025-08-01T15:27:00Z" w16du:dateUtc="2025-08-01T14:27:00Z">
        <w:r w:rsidR="00FB3745">
          <w:t xml:space="preserve">rall constraining effect. In this section we describe two ways in which </w:t>
        </w:r>
      </w:ins>
      <w:ins w:id="531" w:author="Cees Vandereijk" w:date="2025-08-01T15:28:00Z" w16du:dateUtc="2025-08-01T14:28:00Z">
        <w:r w:rsidR="00FB3745">
          <w:t xml:space="preserve">the strength of constraints can be defined. Later (in section ??) we turn to </w:t>
        </w:r>
      </w:ins>
      <w:ins w:id="532" w:author="Cees Vandereijk" w:date="2025-08-01T15:29:00Z" w16du:dateUtc="2025-08-01T14:29:00Z">
        <w:r w:rsidR="00FB3745">
          <w:t xml:space="preserve">the questions of the conditions that drive the strength of this effect. </w:t>
        </w:r>
      </w:ins>
    </w:p>
    <w:p w14:paraId="725AD7A4" w14:textId="4CE5969E" w:rsidR="0097105E" w:rsidRDefault="0097105E" w:rsidP="00CD1CBF">
      <w:pPr>
        <w:pStyle w:val="BodyText"/>
        <w:rPr>
          <w:ins w:id="533" w:author="Cees Vandereijk" w:date="2025-08-01T15:45:00Z" w16du:dateUtc="2025-08-01T14:45:00Z"/>
        </w:rPr>
      </w:pPr>
      <w:ins w:id="534" w:author="Cees Vandereijk" w:date="2025-08-01T15:38:00Z" w16du:dateUtc="2025-08-01T14:38:00Z">
        <w:r>
          <w:t xml:space="preserve">Perhaps the </w:t>
        </w:r>
      </w:ins>
      <w:ins w:id="535" w:author="Cees Vandereijk" w:date="2025-08-01T15:39:00Z" w16du:dateUtc="2025-08-01T14:39:00Z">
        <w:r>
          <w:t xml:space="preserve">most obvious way to express the strength of the marginal constraints on the attainable values of r is by comparing the width of the </w:t>
        </w:r>
      </w:ins>
      <w:ins w:id="536" w:author="Cees Vandereijk" w:date="2025-08-01T15:40:00Z" w16du:dateUtc="2025-08-01T14:40:00Z">
        <w:r>
          <w:t xml:space="preserve">interval between </w:t>
        </w:r>
        <w:proofErr w:type="spellStart"/>
        <w:r>
          <w:t>rmin</w:t>
        </w:r>
        <w:proofErr w:type="spellEnd"/>
        <w:r>
          <w:t xml:space="preserve"> and </w:t>
        </w:r>
        <w:proofErr w:type="spellStart"/>
        <w:r>
          <w:t>rmax</w:t>
        </w:r>
        <w:proofErr w:type="spellEnd"/>
        <w:r>
          <w:t xml:space="preserve"> with that of the </w:t>
        </w:r>
      </w:ins>
      <w:ins w:id="537" w:author="Cees Vandereijk" w:date="2025-08-01T15:41:00Z" w16du:dateUtc="2025-08-01T14:41:00Z">
        <w:r>
          <w:t xml:space="preserve">ubiquitously used reference interval [-1, 1]. </w:t>
        </w:r>
      </w:ins>
      <w:ins w:id="538" w:author="Cees Vandereijk" w:date="2025-08-01T15:44:00Z" w16du:dateUtc="2025-08-01T14:44:00Z">
        <w:r>
          <w:t xml:space="preserve">As the width of the latter interval is </w:t>
        </w:r>
        <w:r>
          <w:lastRenderedPageBreak/>
          <w:t>2, it is advantageous to expr</w:t>
        </w:r>
      </w:ins>
      <w:ins w:id="539" w:author="Cees Vandereijk" w:date="2025-08-01T15:45:00Z" w16du:dateUtc="2025-08-01T14:45:00Z">
        <w:r>
          <w:t xml:space="preserve">ess the strength of the overall constraining effect </w:t>
        </w:r>
      </w:ins>
      <w:ins w:id="540" w:author="Cees Vandereijk" w:date="2025-08-01T15:46:00Z" w16du:dateUtc="2025-08-01T14:46:00Z">
        <w:r w:rsidR="0012795E">
          <w:t xml:space="preserve">–to be denoted as </w:t>
        </w:r>
      </w:ins>
      <w:ins w:id="541" w:author="Cees Vandereijk" w:date="2025-08-01T15:47:00Z" w16du:dateUtc="2025-08-01T14:47:00Z">
        <w:r w:rsidR="0012795E" w:rsidRPr="0012795E">
          <w:t>C</w:t>
        </w:r>
        <w:r w:rsidR="0012795E" w:rsidRPr="00ED5A31">
          <w:rPr>
            <w:vertAlign w:val="subscript"/>
          </w:rPr>
          <w:t>1</w:t>
        </w:r>
        <w:r w:rsidR="0012795E">
          <w:rPr>
            <w:vertAlign w:val="subscript"/>
          </w:rPr>
          <w:t xml:space="preserve"> </w:t>
        </w:r>
      </w:ins>
      <w:commentRangeStart w:id="542"/>
      <w:ins w:id="543" w:author="Cees Vandereijk" w:date="2025-08-01T15:45:00Z" w16du:dateUtc="2025-08-01T14:45:00Z">
        <w:r>
          <w:t>as</w:t>
        </w:r>
      </w:ins>
      <w:commentRangeEnd w:id="542"/>
      <w:ins w:id="544" w:author="Cees Vandereijk" w:date="2025-08-03T12:22:00Z" w16du:dateUtc="2025-08-03T11:22:00Z">
        <w:r w:rsidR="00B405A2">
          <w:rPr>
            <w:rStyle w:val="CommentReference"/>
          </w:rPr>
          <w:commentReference w:id="542"/>
        </w:r>
      </w:ins>
      <w:ins w:id="545" w:author="Cees Vandereijk" w:date="2025-08-01T15:45:00Z" w16du:dateUtc="2025-08-01T14:45:00Z">
        <w:r>
          <w:t xml:space="preserve"> </w:t>
        </w:r>
      </w:ins>
    </w:p>
    <w:p w14:paraId="646DE1EA" w14:textId="1A9E082D" w:rsidR="0097105E" w:rsidRDefault="0012795E" w:rsidP="0097105E">
      <w:pPr>
        <w:pStyle w:val="Compact"/>
        <w:rPr>
          <w:ins w:id="546" w:author="Cees Vandereijk" w:date="2025-08-01T15:45:00Z" w16du:dateUtc="2025-08-01T14:45:00Z"/>
        </w:rPr>
      </w:pPr>
      <m:oMathPara>
        <m:oMathParaPr>
          <m:jc m:val="center"/>
        </m:oMathParaPr>
        <m:oMath>
          <m:sSub>
            <m:sSubPr>
              <m:ctrlPr>
                <w:ins w:id="547" w:author="Cees Vandereijk" w:date="2025-08-01T15:49:00Z" w16du:dateUtc="2025-08-01T14:49:00Z">
                  <w:rPr>
                    <w:rFonts w:ascii="Cambria Math" w:hAnsi="Cambria Math"/>
                    <w:i/>
                  </w:rPr>
                </w:ins>
              </m:ctrlPr>
            </m:sSubPr>
            <m:e>
              <m:r>
                <w:ins w:id="548" w:author="Cees Vandereijk" w:date="2025-08-01T15:50:00Z" w16du:dateUtc="2025-08-01T14:50:00Z">
                  <w:rPr>
                    <w:rFonts w:ascii="Cambria Math" w:hAnsi="Cambria Math"/>
                  </w:rPr>
                  <m:t>C</m:t>
                </w:ins>
              </m:r>
            </m:e>
            <m:sub>
              <m:r>
                <w:ins w:id="549" w:author="Cees Vandereijk" w:date="2025-08-01T15:50:00Z" w16du:dateUtc="2025-08-01T14:50:00Z">
                  <w:rPr>
                    <w:rFonts w:ascii="Cambria Math" w:hAnsi="Cambria Math"/>
                  </w:rPr>
                  <m:t>1</m:t>
                </w:ins>
              </m:r>
            </m:sub>
          </m:sSub>
          <m:r>
            <w:ins w:id="550" w:author="Cees Vandereijk" w:date="2025-08-01T15:47:00Z" w16du:dateUtc="2025-08-01T14:47:00Z">
              <w:rPr>
                <w:rFonts w:ascii="Cambria Math" w:hAnsi="Cambria Math"/>
              </w:rPr>
              <m:t xml:space="preserve">= </m:t>
            </w:ins>
          </m:r>
          <m:f>
            <m:fPr>
              <m:ctrlPr>
                <w:ins w:id="551" w:author="Cees Vandereijk" w:date="2025-08-01T15:45:00Z" w16du:dateUtc="2025-08-01T14:45:00Z">
                  <w:rPr>
                    <w:rFonts w:ascii="Cambria Math" w:hAnsi="Cambria Math"/>
                  </w:rPr>
                </w:ins>
              </m:ctrlPr>
            </m:fPr>
            <m:num>
              <m:d>
                <m:dPr>
                  <m:begChr m:val="|"/>
                  <m:endChr m:val="|"/>
                  <m:ctrlPr>
                    <w:ins w:id="552" w:author="Cees Vandereijk" w:date="2025-08-03T12:18:00Z" w16du:dateUtc="2025-08-03T11:18:00Z">
                      <w:rPr>
                        <w:rFonts w:ascii="Cambria Math" w:hAnsi="Cambria Math"/>
                      </w:rPr>
                    </w:ins>
                  </m:ctrlPr>
                </m:dPr>
                <m:e>
                  <m:sSub>
                    <m:sSubPr>
                      <m:ctrlPr>
                        <w:ins w:id="553" w:author="Cees Vandereijk" w:date="2025-08-03T12:18:00Z" w16du:dateUtc="2025-08-03T11:18:00Z">
                          <w:rPr>
                            <w:rFonts w:ascii="Cambria Math" w:hAnsi="Cambria Math"/>
                          </w:rPr>
                        </w:ins>
                      </m:ctrlPr>
                    </m:sSubPr>
                    <m:e>
                      <m:r>
                        <w:ins w:id="554" w:author="Cees Vandereijk" w:date="2025-08-03T12:18:00Z" w16du:dateUtc="2025-08-03T11:18:00Z">
                          <w:rPr>
                            <w:rFonts w:ascii="Cambria Math" w:hAnsi="Cambria Math"/>
                          </w:rPr>
                          <m:t>r</m:t>
                        </w:ins>
                      </m:r>
                    </m:e>
                    <m:sub>
                      <m:r>
                        <w:ins w:id="555" w:author="Cees Vandereijk" w:date="2025-08-03T12:18:00Z" w16du:dateUtc="2025-08-03T11:18:00Z">
                          <w:rPr>
                            <w:rFonts w:ascii="Cambria Math" w:hAnsi="Cambria Math"/>
                          </w:rPr>
                          <m:t>max</m:t>
                        </w:ins>
                      </m:r>
                    </m:sub>
                  </m:sSub>
                </m:e>
              </m:d>
              <m:r>
                <w:ins w:id="556" w:author="Cees Vandereijk" w:date="2025-08-03T12:17:00Z" w16du:dateUtc="2025-08-03T11:17:00Z">
                  <m:rPr>
                    <m:sty m:val="p"/>
                  </m:rPr>
                  <w:rPr>
                    <w:rFonts w:ascii="Cambria Math" w:hAnsi="Cambria Math"/>
                  </w:rPr>
                  <m:t>+</m:t>
                </w:ins>
              </m:r>
              <m:d>
                <m:dPr>
                  <m:begChr m:val="|"/>
                  <m:endChr m:val="|"/>
                  <m:ctrlPr>
                    <w:ins w:id="557" w:author="Cees Vandereijk" w:date="2025-08-03T12:19:00Z" w16du:dateUtc="2025-08-03T11:19:00Z">
                      <w:rPr>
                        <w:rFonts w:ascii="Cambria Math" w:hAnsi="Cambria Math"/>
                      </w:rPr>
                    </w:ins>
                  </m:ctrlPr>
                </m:dPr>
                <m:e>
                  <m:sSub>
                    <m:sSubPr>
                      <m:ctrlPr>
                        <w:ins w:id="558" w:author="Cees Vandereijk" w:date="2025-08-03T12:19:00Z" w16du:dateUtc="2025-08-03T11:19:00Z">
                          <w:rPr>
                            <w:rFonts w:ascii="Cambria Math" w:hAnsi="Cambria Math"/>
                          </w:rPr>
                        </w:ins>
                      </m:ctrlPr>
                    </m:sSubPr>
                    <m:e>
                      <m:r>
                        <w:ins w:id="559" w:author="Cees Vandereijk" w:date="2025-08-03T12:19:00Z" w16du:dateUtc="2025-08-03T11:19:00Z">
                          <w:rPr>
                            <w:rFonts w:ascii="Cambria Math" w:hAnsi="Cambria Math"/>
                          </w:rPr>
                          <m:t>r</m:t>
                        </w:ins>
                      </m:r>
                    </m:e>
                    <m:sub>
                      <m:r>
                        <w:ins w:id="560" w:author="Cees Vandereijk" w:date="2025-08-03T12:19:00Z" w16du:dateUtc="2025-08-03T11:19:00Z">
                          <w:rPr>
                            <w:rFonts w:ascii="Cambria Math" w:hAnsi="Cambria Math"/>
                          </w:rPr>
                          <m:t>min</m:t>
                        </w:ins>
                      </m:r>
                    </m:sub>
                  </m:sSub>
                </m:e>
              </m:d>
            </m:num>
            <m:den>
              <m:r>
                <w:ins w:id="561" w:author="Cees Vandereijk" w:date="2025-08-01T15:45:00Z" w16du:dateUtc="2025-08-01T14:45:00Z">
                  <w:rPr>
                    <w:rFonts w:ascii="Cambria Math" w:hAnsi="Cambria Math"/>
                  </w:rPr>
                  <m:t>2</m:t>
                </w:ins>
              </m:r>
            </m:den>
          </m:f>
        </m:oMath>
      </m:oMathPara>
    </w:p>
    <w:p w14:paraId="0F06F246" w14:textId="197A59DF" w:rsidR="0097105E" w:rsidRDefault="0012795E" w:rsidP="00CD1CBF">
      <w:pPr>
        <w:pStyle w:val="BodyText"/>
        <w:rPr>
          <w:ins w:id="562" w:author="Cees Vandereijk" w:date="2025-08-01T15:53:00Z" w16du:dateUtc="2025-08-01T14:53:00Z"/>
        </w:rPr>
      </w:pPr>
      <w:ins w:id="563" w:author="Cees Vandereijk" w:date="2025-08-01T15:50:00Z" w16du:dateUtc="2025-08-01T14:50:00Z">
        <w:r>
          <w:t>C</w:t>
        </w:r>
        <w:r w:rsidRPr="00ED5A31">
          <w:rPr>
            <w:vertAlign w:val="subscript"/>
          </w:rPr>
          <w:t>1</w:t>
        </w:r>
        <w:r>
          <w:t xml:space="preserve"> </w:t>
        </w:r>
      </w:ins>
      <w:ins w:id="564" w:author="Cees Vandereijk" w:date="2025-08-01T16:11:00Z" w16du:dateUtc="2025-08-01T15:11:00Z">
        <w:r w:rsidR="00ED5A31">
          <w:t xml:space="preserve">reflects the </w:t>
        </w:r>
      </w:ins>
      <w:ins w:id="565" w:author="Cees Vandereijk" w:date="2025-08-01T15:51:00Z" w16du:dateUtc="2025-08-01T14:51:00Z">
        <w:r>
          <w:t xml:space="preserve">proportion of the range of the attainable values of r compared to the </w:t>
        </w:r>
      </w:ins>
      <w:ins w:id="566" w:author="Cees Vandereijk" w:date="2025-08-01T15:52:00Z" w16du:dateUtc="2025-08-01T14:52:00Z">
        <w:r>
          <w:t xml:space="preserve">theoretically maximum width of this range. </w:t>
        </w:r>
      </w:ins>
    </w:p>
    <w:p w14:paraId="5A48E43E" w14:textId="3645AB4C" w:rsidR="0012795E" w:rsidRDefault="0012795E" w:rsidP="00CD1CBF">
      <w:pPr>
        <w:pStyle w:val="BodyText"/>
        <w:rPr>
          <w:ins w:id="567" w:author="Cees Vandereijk" w:date="2025-08-01T16:19:00Z" w16du:dateUtc="2025-08-01T15:19:00Z"/>
        </w:rPr>
      </w:pPr>
      <w:ins w:id="568" w:author="Cees Vandereijk" w:date="2025-08-01T15:53:00Z" w16du:dateUtc="2025-08-01T14:53:00Z">
        <w:r>
          <w:t xml:space="preserve">Applying this measure to the illustrative cases listed in Table 2 </w:t>
        </w:r>
      </w:ins>
      <w:ins w:id="569" w:author="Cees Vandereijk" w:date="2025-08-01T16:12:00Z" w16du:dateUtc="2025-08-01T15:12:00Z">
        <w:r w:rsidR="00ED5A31">
          <w:t>shows that C</w:t>
        </w:r>
        <w:r w:rsidR="00ED5A31" w:rsidRPr="00ED5A31">
          <w:rPr>
            <w:vertAlign w:val="subscript"/>
          </w:rPr>
          <w:t>1</w:t>
        </w:r>
        <w:r w:rsidR="00ED5A31">
          <w:t xml:space="preserve"> </w:t>
        </w:r>
      </w:ins>
      <w:ins w:id="570" w:author="Cees Vandereijk" w:date="2025-08-01T16:13:00Z" w16du:dateUtc="2025-08-01T15:13:00Z">
        <w:r w:rsidR="00ED5A31">
          <w:t xml:space="preserve">varies. </w:t>
        </w:r>
      </w:ins>
      <w:ins w:id="571" w:author="Cees Vandereijk" w:date="2025-08-01T16:14:00Z" w16du:dateUtc="2025-08-01T15:14:00Z">
        <w:r w:rsidR="00ED5A31">
          <w:t>Its highest value</w:t>
        </w:r>
      </w:ins>
      <w:ins w:id="572" w:author="Cees Vandereijk" w:date="2025-08-01T16:13:00Z" w16du:dateUtc="2025-08-01T15:13:00Z">
        <w:r w:rsidR="00ED5A31">
          <w:t xml:space="preserve"> is 1, reflecting the absence of any constraining effect (see example</w:t>
        </w:r>
      </w:ins>
      <w:ins w:id="573" w:author="Cees Vandereijk" w:date="2025-08-01T16:14:00Z" w16du:dateUtc="2025-08-01T15:14:00Z">
        <w:r w:rsidR="00ED5A31">
          <w:t>s (d) and (f) in Table 2)</w:t>
        </w:r>
      </w:ins>
      <w:ins w:id="574" w:author="Cees Vandereijk" w:date="2025-08-01T16:15:00Z" w16du:dateUtc="2025-08-01T15:15:00Z">
        <w:r w:rsidR="00ED5A31">
          <w:t>. The lowest value of C</w:t>
        </w:r>
        <w:r w:rsidR="00ED5A31" w:rsidRPr="002A712A">
          <w:rPr>
            <w:vertAlign w:val="subscript"/>
          </w:rPr>
          <w:t>1</w:t>
        </w:r>
        <w:r w:rsidR="00ED5A31">
          <w:t xml:space="preserve"> in Table 2</w:t>
        </w:r>
      </w:ins>
      <w:ins w:id="575" w:author="Cees Vandereijk" w:date="2025-08-01T16:16:00Z" w16du:dateUtc="2025-08-01T15:16:00Z">
        <w:r w:rsidR="00ED5A31">
          <w:t xml:space="preserve"> </w:t>
        </w:r>
      </w:ins>
      <w:ins w:id="576" w:author="Cees Vandereijk" w:date="2025-08-01T16:15:00Z" w16du:dateUtc="2025-08-01T15:15:00Z">
        <w:r w:rsidR="00ED5A31">
          <w:t>is for example (</w:t>
        </w:r>
        <w:proofErr w:type="spellStart"/>
        <w:r w:rsidR="00ED5A31">
          <w:t>i</w:t>
        </w:r>
        <w:proofErr w:type="spellEnd"/>
        <w:r w:rsidR="00ED5A31">
          <w:t>)</w:t>
        </w:r>
      </w:ins>
      <w:ins w:id="577" w:author="Cees Vandereijk" w:date="2025-08-01T16:16:00Z" w16du:dateUtc="2025-08-01T15:16:00Z">
        <w:r w:rsidR="00ED5A31">
          <w:t xml:space="preserve">, where it is 0.639. In </w:t>
        </w:r>
      </w:ins>
      <w:ins w:id="578" w:author="Cees Vandereijk" w:date="2025-08-01T16:17:00Z" w16du:dateUtc="2025-08-01T15:17:00Z">
        <w:r w:rsidR="00ED5A31">
          <w:t xml:space="preserve">other words, the </w:t>
        </w:r>
      </w:ins>
      <w:ins w:id="579" w:author="Cees Vandereijk" w:date="2025-08-01T21:03:00Z" w16du:dateUtc="2025-08-01T20:03:00Z">
        <w:r w:rsidR="002A712A">
          <w:t>marginal distributions of the two variables in that ex</w:t>
        </w:r>
      </w:ins>
      <w:ins w:id="580" w:author="Cees Vandereijk" w:date="2025-08-01T21:04:00Z" w16du:dateUtc="2025-08-01T20:04:00Z">
        <w:r w:rsidR="002A712A">
          <w:t xml:space="preserve">ample </w:t>
        </w:r>
      </w:ins>
      <w:ins w:id="581" w:author="Cees Vandereijk" w:date="2025-08-01T16:17:00Z" w16du:dateUtc="2025-08-01T15:17:00Z">
        <w:r w:rsidR="00ED5A31">
          <w:t xml:space="preserve">restrict the range of its attainable values to 63.9% of </w:t>
        </w:r>
      </w:ins>
      <w:ins w:id="582" w:author="Cees Vandereijk" w:date="2025-08-01T16:18:00Z" w16du:dateUtc="2025-08-01T15:18:00Z">
        <w:r w:rsidR="00ED5A31">
          <w:t xml:space="preserve">the </w:t>
        </w:r>
      </w:ins>
      <w:ins w:id="583" w:author="Cees Vandereijk" w:date="2025-08-03T12:22:00Z" w16du:dateUtc="2025-08-03T11:22:00Z">
        <w:r w:rsidR="00B405A2">
          <w:t>tradition</w:t>
        </w:r>
      </w:ins>
      <w:ins w:id="584" w:author="Cees Vandereijk" w:date="2025-08-03T12:23:00Z" w16du:dateUtc="2025-08-03T11:23:00Z">
        <w:r w:rsidR="00B405A2">
          <w:t xml:space="preserve">al </w:t>
        </w:r>
      </w:ins>
      <w:ins w:id="585" w:author="Cees Vandereijk" w:date="2025-08-01T16:18:00Z" w16du:dateUtc="2025-08-01T15:18:00Z">
        <w:r w:rsidR="00ED5A31">
          <w:t xml:space="preserve">[-1, 1] reference interval. </w:t>
        </w:r>
      </w:ins>
    </w:p>
    <w:p w14:paraId="08213265" w14:textId="6978F24F" w:rsidR="00967E0B" w:rsidRPr="00B405A2" w:rsidRDefault="002762D6" w:rsidP="00B405A2">
      <w:pPr>
        <w:pStyle w:val="BodyText"/>
        <w:rPr>
          <w:ins w:id="586" w:author="Cees Vandereijk" w:date="2025-08-03T12:15:00Z" w16du:dateUtc="2025-08-03T11:15:00Z"/>
        </w:rPr>
        <w:pPrChange w:id="587" w:author="Cees Vandereijk" w:date="2025-08-03T12:24:00Z" w16du:dateUtc="2025-08-03T11:24:00Z">
          <w:pPr>
            <w:pStyle w:val="Compact"/>
          </w:pPr>
        </w:pPrChange>
      </w:pPr>
      <w:ins w:id="588" w:author="Cees Vandereijk" w:date="2025-08-03T11:49:00Z" w16du:dateUtc="2025-08-03T10:49:00Z">
        <w:r>
          <w:t>Some</w:t>
        </w:r>
      </w:ins>
      <w:ins w:id="589" w:author="Cees Vandereijk" w:date="2025-08-01T21:07:00Z" w16du:dateUtc="2025-08-01T20:07:00Z">
        <w:r w:rsidR="002A712A">
          <w:t xml:space="preserve"> might object</w:t>
        </w:r>
        <w:r w:rsidR="002A712A">
          <w:t xml:space="preserve"> to </w:t>
        </w:r>
      </w:ins>
      <w:ins w:id="590" w:author="Cees Vandereijk" w:date="2025-08-01T21:08:00Z" w16du:dateUtc="2025-08-01T20:08:00Z">
        <w:r w:rsidR="002A712A">
          <w:t xml:space="preserve">the C1 </w:t>
        </w:r>
      </w:ins>
      <w:ins w:id="591" w:author="Cees Vandereijk" w:date="2025-08-01T21:09:00Z" w16du:dateUtc="2025-08-01T20:09:00Z">
        <w:r w:rsidR="002A712A">
          <w:t>measure</w:t>
        </w:r>
      </w:ins>
      <w:ins w:id="592" w:author="Cees Vandereijk" w:date="2025-08-01T21:11:00Z" w16du:dateUtc="2025-08-01T20:11:00Z">
        <w:r w:rsidR="002A712A">
          <w:t xml:space="preserve"> on the grounds that </w:t>
        </w:r>
      </w:ins>
      <w:ins w:id="593" w:author="Cees Vandereijk" w:date="2025-08-01T21:12:00Z" w16du:dateUtc="2025-08-01T20:12:00Z">
        <w:r w:rsidR="002A712A">
          <w:t xml:space="preserve">it assumes that r (and thus also </w:t>
        </w:r>
        <w:proofErr w:type="spellStart"/>
        <w:r w:rsidR="002A712A">
          <w:t>rmin</w:t>
        </w:r>
        <w:proofErr w:type="spellEnd"/>
        <w:r w:rsidR="002A712A">
          <w:t xml:space="preserve"> and </w:t>
        </w:r>
        <w:proofErr w:type="spellStart"/>
        <w:r w:rsidR="002A712A">
          <w:t>rmax</w:t>
        </w:r>
        <w:proofErr w:type="spellEnd"/>
        <w:r w:rsidR="002A712A">
          <w:t xml:space="preserve">) </w:t>
        </w:r>
      </w:ins>
      <w:ins w:id="594" w:author="Cees Vandereijk" w:date="2025-08-01T21:13:00Z" w16du:dateUtc="2025-08-01T20:13:00Z">
        <w:r w:rsidR="002A712A">
          <w:t xml:space="preserve">is expressed </w:t>
        </w:r>
        <w:r w:rsidR="006C4895">
          <w:t>at interval level</w:t>
        </w:r>
      </w:ins>
      <w:ins w:id="595" w:author="Cees Vandereijk" w:date="2025-08-03T11:55:00Z" w16du:dateUtc="2025-08-03T10:55:00Z">
        <w:r>
          <w:t xml:space="preserve"> and that one could </w:t>
        </w:r>
      </w:ins>
      <w:ins w:id="596" w:author="Cees Vandereijk" w:date="2025-08-03T12:23:00Z" w16du:dateUtc="2025-08-03T11:23:00Z">
        <w:r w:rsidR="00B405A2">
          <w:t xml:space="preserve">thus </w:t>
        </w:r>
      </w:ins>
      <w:ins w:id="597" w:author="Cees Vandereijk" w:date="2025-08-03T11:55:00Z" w16du:dateUtc="2025-08-03T10:55:00Z">
        <w:r>
          <w:t xml:space="preserve">state validly that a correlation of 0.4 </w:t>
        </w:r>
      </w:ins>
      <w:ins w:id="598" w:author="Cees Vandereijk" w:date="2025-08-03T11:56:00Z" w16du:dateUtc="2025-08-03T10:56:00Z">
        <w:r>
          <w:t xml:space="preserve">reflects an association </w:t>
        </w:r>
      </w:ins>
      <w:ins w:id="599" w:author="Cees Vandereijk" w:date="2025-08-03T11:55:00Z" w16du:dateUtc="2025-08-03T10:55:00Z">
        <w:r>
          <w:t xml:space="preserve">twice as </w:t>
        </w:r>
      </w:ins>
      <w:ins w:id="600" w:author="Cees Vandereijk" w:date="2025-08-03T11:56:00Z" w16du:dateUtc="2025-08-03T10:56:00Z">
        <w:r>
          <w:t>strong</w:t>
        </w:r>
      </w:ins>
      <w:ins w:id="601" w:author="Cees Vandereijk" w:date="2025-08-03T11:55:00Z" w16du:dateUtc="2025-08-03T10:55:00Z">
        <w:r>
          <w:t xml:space="preserve"> as one </w:t>
        </w:r>
      </w:ins>
      <w:ins w:id="602" w:author="Cees Vandereijk" w:date="2025-08-03T11:56:00Z" w16du:dateUtc="2025-08-03T10:56:00Z">
        <w:r>
          <w:t xml:space="preserve">of 0.2. </w:t>
        </w:r>
      </w:ins>
      <w:ins w:id="603" w:author="Cees Vandereijk" w:date="2025-08-01T21:13:00Z" w16du:dateUtc="2025-08-01T20:13:00Z">
        <w:r w:rsidR="006C4895">
          <w:t xml:space="preserve">That would be so if </w:t>
        </w:r>
      </w:ins>
      <w:ins w:id="604" w:author="Cees Vandereijk" w:date="2025-08-01T21:21:00Z" w16du:dateUtc="2025-08-01T20:21:00Z">
        <w:r w:rsidR="00D93B04">
          <w:t xml:space="preserve">numerical </w:t>
        </w:r>
      </w:ins>
      <w:ins w:id="605" w:author="Cees Vandereijk" w:date="2025-08-01T21:14:00Z" w16du:dateUtc="2025-08-01T20:14:00Z">
        <w:r w:rsidR="006C4895">
          <w:t xml:space="preserve">differences </w:t>
        </w:r>
      </w:ins>
      <w:ins w:id="606" w:author="Cees Vandereijk" w:date="2025-08-01T21:15:00Z" w16du:dateUtc="2025-08-01T20:15:00Z">
        <w:r w:rsidR="006C4895">
          <w:t xml:space="preserve">between correlations </w:t>
        </w:r>
      </w:ins>
      <w:ins w:id="607" w:author="Cees Vandereijk" w:date="2025-08-01T21:16:00Z" w16du:dateUtc="2025-08-01T20:16:00Z">
        <w:r w:rsidR="006C4895">
          <w:t xml:space="preserve">correspond to </w:t>
        </w:r>
      </w:ins>
      <w:ins w:id="608" w:author="Cees Vandereijk" w:date="2025-08-01T21:22:00Z" w16du:dateUtc="2025-08-01T20:22:00Z">
        <w:r w:rsidR="00D93B04">
          <w:t xml:space="preserve">similar differences in observable aspects of </w:t>
        </w:r>
      </w:ins>
      <w:ins w:id="609" w:author="Cees Vandereijk" w:date="2025-08-03T11:58:00Z" w16du:dateUtc="2025-08-03T10:58:00Z">
        <w:r>
          <w:t>data</w:t>
        </w:r>
      </w:ins>
      <w:ins w:id="610" w:author="Cees Vandereijk" w:date="2025-08-03T11:59:00Z" w16du:dateUtc="2025-08-03T10:59:00Z">
        <w:r w:rsidR="00324182">
          <w:t xml:space="preserve"> [insert references to correspondence NRS to ERS]. </w:t>
        </w:r>
      </w:ins>
      <w:ins w:id="611" w:author="Cees Vandereijk" w:date="2025-08-03T12:00:00Z" w16du:dateUtc="2025-08-03T11:00:00Z">
        <w:r w:rsidR="00324182">
          <w:t xml:space="preserve">That not being the case, one could </w:t>
        </w:r>
      </w:ins>
      <w:ins w:id="612" w:author="Cees Vandereijk" w:date="2025-08-03T12:09:00Z" w16du:dateUtc="2025-08-03T11:09:00Z">
        <w:r w:rsidR="00967E0B">
          <w:t>ins</w:t>
        </w:r>
      </w:ins>
      <w:ins w:id="613" w:author="Cees Vandereijk" w:date="2025-08-03T12:10:00Z" w16du:dateUtc="2025-08-03T11:10:00Z">
        <w:r w:rsidR="00967E0B">
          <w:t xml:space="preserve">tead </w:t>
        </w:r>
      </w:ins>
      <w:ins w:id="614" w:author="Cees Vandereijk" w:date="2025-08-03T12:00:00Z" w16du:dateUtc="2025-08-03T11:00:00Z">
        <w:r w:rsidR="00324182">
          <w:t>compare r</w:t>
        </w:r>
        <w:r w:rsidR="00324182" w:rsidRPr="00324182">
          <w:rPr>
            <w:vertAlign w:val="superscript"/>
          </w:rPr>
          <w:t>2</w:t>
        </w:r>
        <w:r w:rsidR="00324182">
          <w:t xml:space="preserve">s </w:t>
        </w:r>
      </w:ins>
      <w:ins w:id="615" w:author="Cees Vandereijk" w:date="2025-08-03T12:01:00Z" w16du:dateUtc="2025-08-03T11:01:00Z">
        <w:r w:rsidR="00324182">
          <w:t>–percentages of shared variance</w:t>
        </w:r>
        <w:r w:rsidR="00324182">
          <w:t>–</w:t>
        </w:r>
        <w:r w:rsidR="00324182">
          <w:t xml:space="preserve"> </w:t>
        </w:r>
      </w:ins>
      <w:ins w:id="616" w:author="Cees Vandereijk" w:date="2025-08-03T12:00:00Z" w16du:dateUtc="2025-08-03T11:00:00Z">
        <w:r w:rsidR="00324182">
          <w:t xml:space="preserve">rather than </w:t>
        </w:r>
        <w:proofErr w:type="spellStart"/>
        <w:r w:rsidR="00324182">
          <w:t>rs</w:t>
        </w:r>
        <w:proofErr w:type="spellEnd"/>
        <w:r w:rsidR="00324182">
          <w:t xml:space="preserve">. </w:t>
        </w:r>
      </w:ins>
      <w:ins w:id="617" w:author="Cees Vandereijk" w:date="2025-08-03T12:02:00Z" w16du:dateUtc="2025-08-03T11:02:00Z">
        <w:r w:rsidR="00324182">
          <w:t>[</w:t>
        </w:r>
        <w:proofErr w:type="spellStart"/>
        <w:r w:rsidR="00324182">
          <w:t>fn</w:t>
        </w:r>
        <w:proofErr w:type="spellEnd"/>
        <w:r w:rsidR="00324182">
          <w:t xml:space="preserve">: This perspective is not uncontested, however, and its usefulness depends on the </w:t>
        </w:r>
      </w:ins>
      <w:ins w:id="618" w:author="Cees Vandereijk" w:date="2025-08-03T12:03:00Z" w16du:dateUtc="2025-08-03T11:03:00Z">
        <w:r w:rsidR="00324182">
          <w:t>purpose of inspecting correlations: as reflections of the association between variabl</w:t>
        </w:r>
      </w:ins>
      <w:ins w:id="619" w:author="Cees Vandereijk" w:date="2025-08-03T12:04:00Z" w16du:dateUtc="2025-08-03T11:04:00Z">
        <w:r w:rsidR="00324182">
          <w:t>e</w:t>
        </w:r>
      </w:ins>
      <w:ins w:id="620" w:author="Cees Vandereijk" w:date="2025-08-03T12:03:00Z" w16du:dateUtc="2025-08-03T11:03:00Z">
        <w:r w:rsidR="00324182">
          <w:t xml:space="preserve">s, or as reflections </w:t>
        </w:r>
      </w:ins>
      <w:ins w:id="621" w:author="Cees Vandereijk" w:date="2025-08-03T12:04:00Z" w16du:dateUtc="2025-08-03T11:04:00Z">
        <w:r w:rsidR="00324182">
          <w:t xml:space="preserve">of associations </w:t>
        </w:r>
      </w:ins>
      <w:ins w:id="622" w:author="Cees Vandereijk" w:date="2025-08-03T12:24:00Z" w16du:dateUtc="2025-08-03T11:24:00Z">
        <w:r w:rsidR="00B405A2">
          <w:t>between</w:t>
        </w:r>
      </w:ins>
      <w:ins w:id="623" w:author="Cees Vandereijk" w:date="2025-08-03T12:04:00Z" w16du:dateUtc="2025-08-03T11:04:00Z">
        <w:r w:rsidR="00324182">
          <w:t xml:space="preserve"> indicators of a latent concept (for an elaboration of this difference, cf. </w:t>
        </w:r>
      </w:ins>
      <w:commentRangeStart w:id="624"/>
      <w:ins w:id="625" w:author="Cees Vandereijk" w:date="2025-08-03T12:05:00Z" w16du:dateUtc="2025-08-03T11:05:00Z">
        <w:r w:rsidR="00324182">
          <w:t xml:space="preserve">Ozer </w:t>
        </w:r>
      </w:ins>
      <w:commentRangeEnd w:id="624"/>
      <w:ins w:id="626" w:author="Cees Vandereijk" w:date="2025-08-03T12:19:00Z" w16du:dateUtc="2025-08-03T11:19:00Z">
        <w:r w:rsidR="00B405A2">
          <w:rPr>
            <w:rStyle w:val="CommentReference"/>
          </w:rPr>
          <w:commentReference w:id="624"/>
        </w:r>
      </w:ins>
      <w:ins w:id="627" w:author="Cees Vandereijk" w:date="2025-08-03T12:05:00Z" w16du:dateUtc="2025-08-03T11:05:00Z">
        <w:r w:rsidR="00324182">
          <w:t>1985).</w:t>
        </w:r>
      </w:ins>
      <w:ins w:id="628" w:author="Cees Vandereijk" w:date="2025-08-03T12:10:00Z" w16du:dateUtc="2025-08-03T11:10:00Z">
        <w:r w:rsidR="00967E0B">
          <w:t>]</w:t>
        </w:r>
      </w:ins>
      <w:ins w:id="629" w:author="Cees Vandereijk" w:date="2025-08-03T12:05:00Z" w16du:dateUtc="2025-08-03T11:05:00Z">
        <w:r w:rsidR="00324182">
          <w:t xml:space="preserve"> </w:t>
        </w:r>
      </w:ins>
      <w:ins w:id="630" w:author="Cees Vandereijk" w:date="2025-08-03T12:10:00Z" w16du:dateUtc="2025-08-03T11:10:00Z">
        <w:r w:rsidR="00967E0B">
          <w:t>This would lead to a s</w:t>
        </w:r>
      </w:ins>
      <w:ins w:id="631" w:author="Cees Vandereijk" w:date="2025-08-03T12:11:00Z" w16du:dateUtc="2025-08-03T11:11:00Z">
        <w:r w:rsidR="00967E0B">
          <w:t>omewhat different measure of the strength of the constraining effect of marginal distributions on the attainable values of r, as follo</w:t>
        </w:r>
      </w:ins>
      <w:ins w:id="632" w:author="Cees Vandereijk" w:date="2025-08-03T12:12:00Z" w16du:dateUtc="2025-08-03T11:12:00Z">
        <w:r w:rsidR="00967E0B">
          <w:t xml:space="preserve">ws: </w:t>
        </w:r>
      </w:ins>
      <w:ins w:id="633" w:author="Cees Vandereijk" w:date="2025-08-03T12:15:00Z" w16du:dateUtc="2025-08-03T11:15:00Z">
        <w:r w:rsidR="00967E0B" w:rsidRPr="00967E0B">
          <w:rPr>
            <w:rFonts w:ascii="Cambria Math" w:hAnsi="Cambria Math"/>
          </w:rPr>
          <w:br/>
        </w:r>
      </w:ins>
      <m:oMathPara>
        <m:oMath>
          <m:sSub>
            <m:sSubPr>
              <m:ctrlPr>
                <w:ins w:id="634" w:author="Cees Vandereijk" w:date="2025-08-03T12:16:00Z" w16du:dateUtc="2025-08-03T11:16:00Z">
                  <w:rPr>
                    <w:rFonts w:ascii="Cambria Math" w:hAnsi="Cambria Math"/>
                    <w:i/>
                  </w:rPr>
                </w:ins>
              </m:ctrlPr>
            </m:sSubPr>
            <m:e>
              <m:r>
                <w:ins w:id="635" w:author="Cees Vandereijk" w:date="2025-08-03T12:16:00Z" w16du:dateUtc="2025-08-03T11:16:00Z">
                  <w:rPr>
                    <w:rFonts w:ascii="Cambria Math" w:hAnsi="Cambria Math"/>
                  </w:rPr>
                  <m:t>C</m:t>
                </w:ins>
              </m:r>
            </m:e>
            <m:sub>
              <m:r>
                <w:ins w:id="636" w:author="Cees Vandereijk" w:date="2025-08-03T12:16:00Z" w16du:dateUtc="2025-08-03T11:16:00Z">
                  <w:rPr>
                    <w:rFonts w:ascii="Cambria Math" w:hAnsi="Cambria Math"/>
                  </w:rPr>
                  <m:t>2</m:t>
                </w:ins>
              </m:r>
            </m:sub>
          </m:sSub>
          <m:r>
            <w:ins w:id="637" w:author="Cees Vandereijk" w:date="2025-08-03T12:16:00Z" w16du:dateUtc="2025-08-03T11:16:00Z">
              <w:rPr>
                <w:rFonts w:ascii="Cambria Math" w:hAnsi="Cambria Math"/>
              </w:rPr>
              <m:t xml:space="preserve">= </m:t>
            </w:ins>
          </m:r>
          <m:f>
            <m:fPr>
              <m:ctrlPr>
                <w:ins w:id="638" w:author="Cees Vandereijk" w:date="2025-08-03T12:15:00Z" w16du:dateUtc="2025-08-03T11:15:00Z">
                  <w:rPr>
                    <w:rFonts w:ascii="Cambria Math" w:hAnsi="Cambria Math"/>
                  </w:rPr>
                </w:ins>
              </m:ctrlPr>
            </m:fPr>
            <m:num>
              <m:sSubSup>
                <m:sSubSupPr>
                  <m:ctrlPr>
                    <w:ins w:id="639" w:author="Cees Vandereijk" w:date="2025-08-03T12:15:00Z" w16du:dateUtc="2025-08-03T11:15:00Z">
                      <w:rPr>
                        <w:rFonts w:ascii="Cambria Math" w:hAnsi="Cambria Math"/>
                      </w:rPr>
                    </w:ins>
                  </m:ctrlPr>
                </m:sSubSupPr>
                <m:e>
                  <m:r>
                    <w:ins w:id="640" w:author="Cees Vandereijk" w:date="2025-08-03T12:15:00Z" w16du:dateUtc="2025-08-03T11:15:00Z">
                      <w:rPr>
                        <w:rFonts w:ascii="Cambria Math" w:hAnsi="Cambria Math"/>
                      </w:rPr>
                      <m:t>r</m:t>
                    </w:ins>
                  </m:r>
                </m:e>
                <m:sub>
                  <m:r>
                    <w:ins w:id="641" w:author="Cees Vandereijk" w:date="2025-08-03T12:15:00Z" w16du:dateUtc="2025-08-03T11:15:00Z">
                      <w:rPr>
                        <w:rFonts w:ascii="Cambria Math" w:hAnsi="Cambria Math"/>
                      </w:rPr>
                      <m:t>max</m:t>
                    </w:ins>
                  </m:r>
                </m:sub>
                <m:sup>
                  <m:r>
                    <w:ins w:id="642" w:author="Cees Vandereijk" w:date="2025-08-03T12:15:00Z" w16du:dateUtc="2025-08-03T11:15:00Z">
                      <w:rPr>
                        <w:rFonts w:ascii="Cambria Math" w:hAnsi="Cambria Math"/>
                      </w:rPr>
                      <m:t>2</m:t>
                    </w:ins>
                  </m:r>
                </m:sup>
              </m:sSubSup>
              <m:r>
                <w:ins w:id="643" w:author="Cees Vandereijk" w:date="2025-08-03T12:17:00Z" w16du:dateUtc="2025-08-03T11:17:00Z">
                  <m:rPr>
                    <m:sty m:val="p"/>
                  </m:rPr>
                  <w:rPr>
                    <w:rFonts w:ascii="Cambria Math" w:hAnsi="Cambria Math"/>
                  </w:rPr>
                  <m:t>+</m:t>
                </w:ins>
              </m:r>
              <m:sSubSup>
                <m:sSubSupPr>
                  <m:ctrlPr>
                    <w:ins w:id="644" w:author="Cees Vandereijk" w:date="2025-08-03T12:15:00Z" w16du:dateUtc="2025-08-03T11:15:00Z">
                      <w:rPr>
                        <w:rFonts w:ascii="Cambria Math" w:hAnsi="Cambria Math"/>
                      </w:rPr>
                    </w:ins>
                  </m:ctrlPr>
                </m:sSubSupPr>
                <m:e>
                  <m:r>
                    <w:ins w:id="645" w:author="Cees Vandereijk" w:date="2025-08-03T12:15:00Z" w16du:dateUtc="2025-08-03T11:15:00Z">
                      <w:rPr>
                        <w:rFonts w:ascii="Cambria Math" w:hAnsi="Cambria Math"/>
                      </w:rPr>
                      <m:t>r</m:t>
                    </w:ins>
                  </m:r>
                </m:e>
                <m:sub>
                  <m:r>
                    <w:ins w:id="646" w:author="Cees Vandereijk" w:date="2025-08-03T12:15:00Z" w16du:dateUtc="2025-08-03T11:15:00Z">
                      <w:rPr>
                        <w:rFonts w:ascii="Cambria Math" w:hAnsi="Cambria Math"/>
                      </w:rPr>
                      <m:t>min</m:t>
                    </w:ins>
                  </m:r>
                </m:sub>
                <m:sup>
                  <m:r>
                    <w:ins w:id="647" w:author="Cees Vandereijk" w:date="2025-08-03T12:15:00Z" w16du:dateUtc="2025-08-03T11:15:00Z">
                      <w:rPr>
                        <w:rFonts w:ascii="Cambria Math" w:hAnsi="Cambria Math"/>
                      </w:rPr>
                      <m:t>2</m:t>
                    </w:ins>
                  </m:r>
                </m:sup>
              </m:sSubSup>
            </m:num>
            <m:den>
              <m:r>
                <w:ins w:id="648" w:author="Cees Vandereijk" w:date="2025-08-03T12:15:00Z" w16du:dateUtc="2025-08-03T11:15:00Z">
                  <w:rPr>
                    <w:rFonts w:ascii="Cambria Math" w:hAnsi="Cambria Math"/>
                  </w:rPr>
                  <m:t>2</m:t>
                </w:ins>
              </m:r>
            </m:den>
          </m:f>
        </m:oMath>
      </m:oMathPara>
    </w:p>
    <w:p w14:paraId="280CAF59" w14:textId="57CE682C" w:rsidR="00311DDD" w:rsidRDefault="007A26EE" w:rsidP="00ED5A31">
      <w:pPr>
        <w:pStyle w:val="BodyText"/>
        <w:rPr>
          <w:ins w:id="649" w:author="Cees Vandereijk" w:date="2025-08-02T12:18:00Z" w16du:dateUtc="2025-08-02T11:18:00Z"/>
        </w:rPr>
      </w:pPr>
      <w:ins w:id="650" w:author="Cees Vandereijk" w:date="2025-08-03T12:33:00Z" w16du:dateUtc="2025-08-03T11:33:00Z">
        <w:r>
          <w:t xml:space="preserve">For </w:t>
        </w:r>
        <w:proofErr w:type="gramStart"/>
        <w:r>
          <w:t>the examples</w:t>
        </w:r>
        <w:proofErr w:type="gramEnd"/>
        <w:r>
          <w:t xml:space="preserve"> in Table 2, the values C</w:t>
        </w:r>
        <w:r w:rsidRPr="0052229B">
          <w:rPr>
            <w:vertAlign w:val="subscript"/>
          </w:rPr>
          <w:t>2</w:t>
        </w:r>
        <w:r>
          <w:t xml:space="preserve"> </w:t>
        </w:r>
      </w:ins>
      <w:ins w:id="651" w:author="Cees Vandereijk" w:date="2025-08-04T09:39:00Z" w16du:dateUtc="2025-08-04T08:39:00Z">
        <w:r w:rsidR="0052229B">
          <w:t>are, resp</w:t>
        </w:r>
      </w:ins>
      <w:ins w:id="652" w:author="Cees Vandereijk" w:date="2025-08-04T09:42:00Z" w16du:dateUtc="2025-08-04T08:42:00Z">
        <w:r w:rsidR="0052229B">
          <w:t>e</w:t>
        </w:r>
      </w:ins>
      <w:ins w:id="653" w:author="Cees Vandereijk" w:date="2025-08-04T09:39:00Z" w16du:dateUtc="2025-08-04T08:39:00Z">
        <w:r w:rsidR="0052229B">
          <w:t xml:space="preserve">ctively, </w:t>
        </w:r>
      </w:ins>
      <w:ins w:id="654" w:author="Cees Vandereijk" w:date="2025-08-04T09:40:00Z" w16du:dateUtc="2025-08-04T08:40:00Z">
        <w:r w:rsidR="0052229B">
          <w:t xml:space="preserve">0.701; 0.755; 0.715; 1; </w:t>
        </w:r>
      </w:ins>
      <w:ins w:id="655" w:author="Cees Vandereijk" w:date="2025-08-04T09:41:00Z" w16du:dateUtc="2025-08-04T08:41:00Z">
        <w:r w:rsidR="0052229B">
          <w:t>0.831; 1; 0.809; 0.915 and 0.510.</w:t>
        </w:r>
      </w:ins>
      <w:ins w:id="656" w:author="Cees Vandereijk" w:date="2025-08-04T09:42:00Z" w16du:dateUtc="2025-08-04T08:42:00Z">
        <w:r w:rsidR="0052229B">
          <w:t xml:space="preserve"> Obviously, </w:t>
        </w:r>
      </w:ins>
      <w:ins w:id="657" w:author="Cees Vandereijk" w:date="2025-08-04T09:43:00Z" w16du:dateUtc="2025-08-04T08:43:00Z">
        <w:r w:rsidR="0052229B">
          <w:t>C</w:t>
        </w:r>
        <w:r w:rsidR="0052229B" w:rsidRPr="0052229B">
          <w:rPr>
            <w:vertAlign w:val="subscript"/>
          </w:rPr>
          <w:t>1</w:t>
        </w:r>
        <w:r w:rsidR="0052229B">
          <w:t xml:space="preserve"> and C</w:t>
        </w:r>
        <w:r w:rsidR="0052229B" w:rsidRPr="0052229B">
          <w:rPr>
            <w:vertAlign w:val="subscript"/>
          </w:rPr>
          <w:t>2</w:t>
        </w:r>
        <w:r w:rsidR="0052229B">
          <w:t xml:space="preserve"> are correlated, but </w:t>
        </w:r>
      </w:ins>
      <w:ins w:id="658" w:author="Cees Vandereijk" w:date="2025-08-04T09:44:00Z" w16du:dateUtc="2025-08-04T08:44:00Z">
        <w:r w:rsidR="0052229B">
          <w:t>how s</w:t>
        </w:r>
      </w:ins>
      <w:ins w:id="659" w:author="Cees Vandereijk" w:date="2025-08-04T09:45:00Z" w16du:dateUtc="2025-08-04T08:45:00Z">
        <w:r w:rsidR="0052229B">
          <w:t xml:space="preserve">trongly cannot be assessed very well </w:t>
        </w:r>
      </w:ins>
      <w:ins w:id="660" w:author="Cees Vandereijk" w:date="2025-08-04T11:08:00Z" w16du:dateUtc="2025-08-04T10:08:00Z">
        <w:r w:rsidR="00BF350E">
          <w:t>from</w:t>
        </w:r>
      </w:ins>
      <w:ins w:id="661" w:author="Cees Vandereijk" w:date="2025-08-04T09:45:00Z" w16du:dateUtc="2025-08-04T08:45:00Z">
        <w:r w:rsidR="00BF350E">
          <w:t xml:space="preserve"> </w:t>
        </w:r>
        <w:r w:rsidR="0052229B">
          <w:t xml:space="preserve">the few handpicked examples in Table 2, but </w:t>
        </w:r>
      </w:ins>
      <w:ins w:id="662" w:author="Cees Vandereijk" w:date="2025-08-04T11:09:00Z" w16du:dateUtc="2025-08-04T10:09:00Z">
        <w:r w:rsidR="00BF350E">
          <w:t xml:space="preserve">it </w:t>
        </w:r>
      </w:ins>
      <w:ins w:id="663" w:author="Cees Vandereijk" w:date="2025-08-04T09:45:00Z" w16du:dateUtc="2025-08-04T08:45:00Z">
        <w:r w:rsidR="0052229B">
          <w:t xml:space="preserve">will be </w:t>
        </w:r>
      </w:ins>
      <w:ins w:id="664" w:author="Cees Vandereijk" w:date="2025-08-04T09:46:00Z" w16du:dateUtc="2025-08-04T08:46:00Z">
        <w:r w:rsidR="0052229B">
          <w:t xml:space="preserve">considered below, using more encompassing sets of data. </w:t>
        </w:r>
      </w:ins>
    </w:p>
    <w:p w14:paraId="65B74955" w14:textId="77777777" w:rsidR="00311DDD" w:rsidRDefault="00311DDD" w:rsidP="00ED5A31">
      <w:pPr>
        <w:pStyle w:val="BodyText"/>
        <w:rPr>
          <w:ins w:id="665" w:author="Cees Vandereijk" w:date="2025-08-02T12:18:00Z" w16du:dateUtc="2025-08-02T11:18:00Z"/>
        </w:rPr>
      </w:pPr>
    </w:p>
    <w:p w14:paraId="7BB1EE22" w14:textId="12EEC9B3" w:rsidR="00BF350E" w:rsidRDefault="00BF350E" w:rsidP="00BF350E">
      <w:pPr>
        <w:pStyle w:val="Heading2"/>
        <w:rPr>
          <w:ins w:id="666" w:author="Cees Vandereijk" w:date="2025-08-04T11:09:00Z" w16du:dateUtc="2025-08-04T10:09:00Z"/>
        </w:rPr>
      </w:pPr>
      <w:ins w:id="667" w:author="Cees Vandereijk" w:date="2025-08-04T11:09:00Z" w16du:dateUtc="2025-08-04T10:09:00Z">
        <w:r>
          <w:t xml:space="preserve">2.3 </w:t>
        </w:r>
      </w:ins>
      <w:ins w:id="668" w:author="Cees Vandereijk" w:date="2025-08-04T11:10:00Z" w16du:dateUtc="2025-08-04T10:10:00Z">
        <w:r>
          <w:t>Data to be used for investigating the bounds</w:t>
        </w:r>
      </w:ins>
      <w:ins w:id="669" w:author="Cees Vandereijk" w:date="2025-08-04T11:11:00Z" w16du:dateUtc="2025-08-04T10:11:00Z">
        <w:r>
          <w:t xml:space="preserve"> of attainable values of r </w:t>
        </w:r>
      </w:ins>
    </w:p>
    <w:p w14:paraId="2B1DF8D2" w14:textId="36958B78" w:rsidR="00311DDD" w:rsidRDefault="00BF350E" w:rsidP="00ED5A31">
      <w:pPr>
        <w:pStyle w:val="BodyText"/>
        <w:rPr>
          <w:ins w:id="670" w:author="Cees Vandereijk" w:date="2025-08-04T11:14:00Z" w16du:dateUtc="2025-08-04T10:14:00Z"/>
        </w:rPr>
      </w:pPr>
      <w:ins w:id="671" w:author="Cees Vandereijk" w:date="2025-08-04T11:12:00Z" w16du:dateUtc="2025-08-04T10:12:00Z">
        <w:r>
          <w:t xml:space="preserve">To investigate </w:t>
        </w:r>
      </w:ins>
      <w:ins w:id="672" w:author="Cees Vandereijk" w:date="2025-08-04T11:13:00Z" w16du:dateUtc="2025-08-04T10:13:00Z">
        <w:r>
          <w:t>factors that affect the</w:t>
        </w:r>
      </w:ins>
      <w:ins w:id="673" w:author="Cees Vandereijk" w:date="2025-08-04T11:12:00Z" w16du:dateUtc="2025-08-04T10:12:00Z">
        <w:r>
          <w:t xml:space="preserve"> bounds of attainable values of r and </w:t>
        </w:r>
      </w:ins>
      <w:ins w:id="674" w:author="Cees Vandereijk" w:date="2025-08-04T11:13:00Z" w16du:dateUtc="2025-08-04T10:13:00Z">
        <w:r>
          <w:t xml:space="preserve">thus </w:t>
        </w:r>
      </w:ins>
      <w:ins w:id="675" w:author="Cees Vandereijk" w:date="2025-08-04T11:12:00Z" w16du:dateUtc="2025-08-04T10:12:00Z">
        <w:r>
          <w:t xml:space="preserve">the strength of constraints </w:t>
        </w:r>
      </w:ins>
      <w:ins w:id="676" w:author="Cees Vandereijk" w:date="2025-08-04T11:14:00Z" w16du:dateUtc="2025-08-04T10:14:00Z">
        <w:r>
          <w:t xml:space="preserve">on r </w:t>
        </w:r>
      </w:ins>
      <w:ins w:id="677" w:author="Cees Vandereijk" w:date="2025-08-04T11:13:00Z" w16du:dateUtc="2025-08-04T10:13:00Z">
        <w:r>
          <w:t xml:space="preserve">exerted by marginal distributions </w:t>
        </w:r>
      </w:ins>
      <w:ins w:id="678" w:author="Cees Vandereijk" w:date="2025-08-04T11:14:00Z" w16du:dateUtc="2025-08-04T10:14:00Z">
        <w:r>
          <w:t>we use two different sets of data.</w:t>
        </w:r>
      </w:ins>
    </w:p>
    <w:p w14:paraId="5201DEA2" w14:textId="304DBCEA" w:rsidR="009620CD" w:rsidRDefault="00BF350E" w:rsidP="00ED5A31">
      <w:pPr>
        <w:pStyle w:val="BodyText"/>
        <w:rPr>
          <w:ins w:id="679" w:author="Cees Vandereijk" w:date="2025-08-04T11:50:00Z" w16du:dateUtc="2025-08-04T10:50:00Z"/>
        </w:rPr>
      </w:pPr>
      <w:ins w:id="680" w:author="Cees Vandereijk" w:date="2025-08-04T11:14:00Z" w16du:dateUtc="2025-08-04T10:14:00Z">
        <w:r>
          <w:t xml:space="preserve">Our first dataset is </w:t>
        </w:r>
      </w:ins>
      <w:ins w:id="681" w:author="Cees Vandereijk" w:date="2025-08-04T11:15:00Z" w16du:dateUtc="2025-08-04T10:15:00Z">
        <w:r>
          <w:t xml:space="preserve">simulation </w:t>
        </w:r>
      </w:ins>
      <w:ins w:id="682" w:author="Cees Vandereijk" w:date="2025-08-04T11:14:00Z" w16du:dateUtc="2025-08-04T10:14:00Z">
        <w:r>
          <w:t xml:space="preserve">generated </w:t>
        </w:r>
      </w:ins>
      <w:ins w:id="683" w:author="Cees Vandereijk" w:date="2025-08-04T11:15:00Z" w16du:dateUtc="2025-08-04T10:15:00Z">
        <w:r>
          <w:t xml:space="preserve">and covers in principle all possible combinations of marginal distributions </w:t>
        </w:r>
      </w:ins>
      <w:ins w:id="684" w:author="Cees Vandereijk" w:date="2025-08-04T11:16:00Z" w16du:dateUtc="2025-08-04T10:16:00Z">
        <w:r>
          <w:t xml:space="preserve">for two </w:t>
        </w:r>
        <w:proofErr w:type="spellStart"/>
        <w:r>
          <w:t>orcats</w:t>
        </w:r>
        <w:proofErr w:type="spellEnd"/>
        <w:r>
          <w:t xml:space="preserve"> with given numbers of categories and given n.</w:t>
        </w:r>
      </w:ins>
      <w:ins w:id="685" w:author="Cees Vandereijk" w:date="2025-08-04T11:17:00Z" w16du:dateUtc="2025-08-04T10:17:00Z">
        <w:r>
          <w:t xml:space="preserve"> </w:t>
        </w:r>
      </w:ins>
      <w:ins w:id="686" w:author="Cees Vandereijk" w:date="2025-08-04T11:20:00Z" w16du:dateUtc="2025-08-04T10:20:00Z">
        <w:r w:rsidR="008C105E">
          <w:t xml:space="preserve">We </w:t>
        </w:r>
      </w:ins>
      <w:ins w:id="687" w:author="Cees Vandereijk" w:date="2025-08-04T11:23:00Z" w16du:dateUtc="2025-08-04T10:23:00Z">
        <w:r w:rsidR="008C105E">
          <w:t xml:space="preserve">simulate </w:t>
        </w:r>
        <w:proofErr w:type="spellStart"/>
        <w:r w:rsidR="008C105E">
          <w:t>orcats</w:t>
        </w:r>
        <w:proofErr w:type="spellEnd"/>
        <w:r w:rsidR="008C105E">
          <w:t xml:space="preserve"> containing, respectively, 4, 5, 6, 7, 10 and 11 categories</w:t>
        </w:r>
      </w:ins>
      <w:ins w:id="688" w:author="Cees Vandereijk" w:date="2025-08-04T11:24:00Z" w16du:dateUtc="2025-08-04T10:24:00Z">
        <w:r w:rsidR="008C105E">
          <w:t xml:space="preserve">, these being by far the most common </w:t>
        </w:r>
      </w:ins>
      <w:ins w:id="689" w:author="Cees Vandereijk" w:date="2025-08-04T11:25:00Z" w16du:dateUtc="2025-08-04T10:25:00Z">
        <w:r w:rsidR="008C105E">
          <w:t xml:space="preserve">in empirical data deriving from survey studies. </w:t>
        </w:r>
      </w:ins>
      <w:ins w:id="690" w:author="Cees Vandereijk" w:date="2025-08-04T11:27:00Z" w16du:dateUtc="2025-08-04T10:27:00Z">
        <w:r w:rsidR="008C105E">
          <w:t>For each of the</w:t>
        </w:r>
      </w:ins>
      <w:ins w:id="691" w:author="Cees Vandereijk" w:date="2025-08-04T11:30:00Z" w16du:dateUtc="2025-08-04T10:30:00Z">
        <w:r w:rsidR="009F02BE">
          <w:t>se</w:t>
        </w:r>
      </w:ins>
      <w:ins w:id="692" w:author="Cees Vandereijk" w:date="2025-08-04T11:27:00Z" w16du:dateUtc="2025-08-04T10:27:00Z">
        <w:r w:rsidR="008C105E">
          <w:t xml:space="preserve"> </w:t>
        </w:r>
      </w:ins>
      <w:ins w:id="693" w:author="Cees Vandereijk" w:date="2025-08-04T11:31:00Z" w16du:dateUtc="2025-08-04T10:31:00Z">
        <w:r w:rsidR="009F02BE">
          <w:t xml:space="preserve">we generate </w:t>
        </w:r>
        <w:proofErr w:type="gramStart"/>
        <w:r w:rsidR="009F02BE">
          <w:t>a large number of</w:t>
        </w:r>
        <w:proofErr w:type="gramEnd"/>
        <w:r w:rsidR="009F02BE">
          <w:t xml:space="preserve"> </w:t>
        </w:r>
      </w:ins>
      <w:ins w:id="694" w:author="Cees Vandereijk" w:date="2025-08-04T11:41:00Z" w16du:dateUtc="2025-08-04T10:41:00Z">
        <w:r w:rsidR="00C657FC">
          <w:t xml:space="preserve">variables, each with its own simulated </w:t>
        </w:r>
      </w:ins>
      <w:ins w:id="695" w:author="Cees Vandereijk" w:date="2025-08-04T11:31:00Z" w16du:dateUtc="2025-08-04T10:31:00Z">
        <w:r w:rsidR="009F02BE">
          <w:t xml:space="preserve">univariate distribution, </w:t>
        </w:r>
      </w:ins>
      <w:ins w:id="696" w:author="Cees Vandereijk" w:date="2025-08-04T11:44:00Z" w16du:dateUtc="2025-08-04T10:44:00Z">
        <w:r w:rsidR="00C657FC">
          <w:lastRenderedPageBreak/>
          <w:t xml:space="preserve">and thus also its own </w:t>
        </w:r>
      </w:ins>
      <w:ins w:id="697" w:author="Cees Vandereijk" w:date="2025-08-04T11:45:00Z" w16du:dateUtc="2025-08-04T10:45:00Z">
        <w:r w:rsidR="00C657FC">
          <w:t xml:space="preserve">form (modality, symmetry, etc.), </w:t>
        </w:r>
      </w:ins>
      <w:ins w:id="698" w:author="Cees Vandereijk" w:date="2025-08-04T11:44:00Z" w16du:dateUtc="2025-08-04T10:44:00Z">
        <w:r w:rsidR="00C657FC">
          <w:t xml:space="preserve">mean, variance, skew and kurtosis </w:t>
        </w:r>
      </w:ins>
      <w:ins w:id="699" w:author="Cees Vandereijk" w:date="2025-08-04T11:31:00Z" w16du:dateUtc="2025-08-04T10:31:00Z">
        <w:r w:rsidR="009F02BE">
          <w:t xml:space="preserve">as follows. </w:t>
        </w:r>
      </w:ins>
      <w:ins w:id="700" w:author="Cees Vandereijk" w:date="2025-08-04T11:32:00Z" w16du:dateUtc="2025-08-04T10:32:00Z">
        <w:r w:rsidR="009F02BE">
          <w:t>[insert description, detailing n, h</w:t>
        </w:r>
      </w:ins>
      <w:ins w:id="701" w:author="Cees Vandereijk" w:date="2025-08-04T11:33:00Z" w16du:dateUtc="2025-08-04T10:33:00Z">
        <w:r w:rsidR="009F02BE">
          <w:t xml:space="preserve">ow many univariate distributions we generate for each number of categories; </w:t>
        </w:r>
      </w:ins>
      <w:ins w:id="702" w:author="Cees Vandereijk" w:date="2025-08-04T11:37:00Z" w16du:dateUtc="2025-08-04T10:37:00Z">
        <w:r w:rsidR="009F02BE">
          <w:t>ho</w:t>
        </w:r>
      </w:ins>
      <w:ins w:id="703" w:author="Cees Vandereijk" w:date="2025-08-04T11:38:00Z" w16du:dateUtc="2025-08-04T10:38:00Z">
        <w:r w:rsidR="009F02BE">
          <w:t xml:space="preserve">w to populate the categories, </w:t>
        </w:r>
      </w:ins>
      <w:ins w:id="704" w:author="Cees Vandereijk" w:date="2025-08-04T11:33:00Z" w16du:dateUtc="2025-08-04T10:33:00Z">
        <w:r w:rsidR="009F02BE">
          <w:t xml:space="preserve">whether we </w:t>
        </w:r>
      </w:ins>
      <w:ins w:id="705" w:author="Cees Vandereijk" w:date="2025-08-04T11:34:00Z" w16du:dateUtc="2025-08-04T10:34:00Z">
        <w:r w:rsidR="009F02BE">
          <w:t xml:space="preserve">impose distributional characteristics such as </w:t>
        </w:r>
      </w:ins>
      <w:ins w:id="706" w:author="Cees Vandereijk" w:date="2025-08-04T11:35:00Z" w16du:dateUtc="2025-08-04T10:35:00Z">
        <w:r w:rsidR="009F02BE">
          <w:t>normality, modality, skew etc.</w:t>
        </w:r>
      </w:ins>
      <w:ins w:id="707" w:author="Cees Vandereijk" w:date="2025-08-04T11:38:00Z" w16du:dateUtc="2025-08-04T10:38:00Z">
        <w:r w:rsidR="009F02BE">
          <w:t xml:space="preserve"> Btw: my preference would be to</w:t>
        </w:r>
      </w:ins>
      <w:ins w:id="708" w:author="Cees Vandereijk" w:date="2025-08-04T11:39:00Z" w16du:dateUtc="2025-08-04T10:39:00Z">
        <w:r w:rsidR="00C657FC">
          <w:t xml:space="preserve"> </w:t>
        </w:r>
      </w:ins>
      <w:ins w:id="709" w:author="Cees Vandereijk" w:date="2025-08-04T11:38:00Z" w16du:dateUtc="2025-08-04T10:38:00Z">
        <w:r w:rsidR="009F02BE">
          <w:t xml:space="preserve">impose as little as possible, and </w:t>
        </w:r>
        <w:r w:rsidR="00C657FC">
          <w:t>derive charac</w:t>
        </w:r>
      </w:ins>
      <w:ins w:id="710" w:author="Cees Vandereijk" w:date="2025-08-04T11:39:00Z" w16du:dateUtc="2025-08-04T10:39:00Z">
        <w:r w:rsidR="00C657FC">
          <w:t xml:space="preserve">teristics such as mean, variance, skew, kurtosis from the </w:t>
        </w:r>
      </w:ins>
      <w:ins w:id="711" w:author="Cees Vandereijk" w:date="2025-08-04T11:40:00Z" w16du:dateUtc="2025-08-04T10:40:00Z">
        <w:r w:rsidR="00C657FC">
          <w:t>distributions generated</w:t>
        </w:r>
        <w:proofErr w:type="gramStart"/>
        <w:r w:rsidR="00C657FC">
          <w:t xml:space="preserve">. </w:t>
        </w:r>
      </w:ins>
      <w:ins w:id="712" w:author="Cees Vandereijk" w:date="2025-08-04T11:32:00Z" w16du:dateUtc="2025-08-04T10:32:00Z">
        <w:r w:rsidR="009F02BE">
          <w:t>]</w:t>
        </w:r>
      </w:ins>
      <w:proofErr w:type="gramEnd"/>
      <w:ins w:id="713" w:author="Cees Vandereijk" w:date="2025-08-04T11:35:00Z" w16du:dateUtc="2025-08-04T10:35:00Z">
        <w:r w:rsidR="009F02BE">
          <w:t xml:space="preserve"> </w:t>
        </w:r>
      </w:ins>
      <w:ins w:id="714" w:author="Cees Vandereijk" w:date="2025-08-04T11:40:00Z" w16du:dateUtc="2025-08-04T10:40:00Z">
        <w:r w:rsidR="00C657FC">
          <w:t xml:space="preserve">We subsequently </w:t>
        </w:r>
      </w:ins>
      <w:ins w:id="715" w:author="Cees Vandereijk" w:date="2025-08-04T11:42:00Z" w16du:dateUtc="2025-08-04T10:42:00Z">
        <w:r w:rsidR="00C657FC">
          <w:t xml:space="preserve">randomly </w:t>
        </w:r>
      </w:ins>
      <w:ins w:id="716" w:author="Cees Vandereijk" w:date="2025-08-04T11:41:00Z" w16du:dateUtc="2025-08-04T10:41:00Z">
        <w:r w:rsidR="00C657FC">
          <w:t xml:space="preserve">select pairs </w:t>
        </w:r>
      </w:ins>
      <w:ins w:id="717" w:author="Cees Vandereijk" w:date="2025-08-04T11:42:00Z" w16du:dateUtc="2025-08-04T10:42:00Z">
        <w:r w:rsidR="00C657FC">
          <w:t xml:space="preserve">of simulated variables and </w:t>
        </w:r>
      </w:ins>
      <w:ins w:id="718" w:author="Cees Vandereijk" w:date="2025-08-04T11:43:00Z" w16du:dateUtc="2025-08-04T10:43:00Z">
        <w:r w:rsidR="00C657FC">
          <w:t xml:space="preserve">determine for each </w:t>
        </w:r>
        <w:proofErr w:type="spellStart"/>
        <w:r w:rsidR="00C657FC">
          <w:t>rmin</w:t>
        </w:r>
        <w:proofErr w:type="spellEnd"/>
        <w:r w:rsidR="00C657FC">
          <w:t xml:space="preserve">, </w:t>
        </w:r>
        <w:proofErr w:type="spellStart"/>
        <w:r w:rsidR="00C657FC">
          <w:t>rmax</w:t>
        </w:r>
        <w:proofErr w:type="spellEnd"/>
        <w:r w:rsidR="00C657FC">
          <w:t>, C1 and C2</w:t>
        </w:r>
      </w:ins>
      <w:ins w:id="719" w:author="Cees Vandereijk" w:date="2025-08-04T11:45:00Z" w16du:dateUtc="2025-08-04T10:45:00Z">
        <w:r w:rsidR="00C657FC">
          <w:t xml:space="preserve">. </w:t>
        </w:r>
      </w:ins>
      <w:ins w:id="720" w:author="Cees Vandereijk" w:date="2025-08-04T11:46:00Z" w16du:dateUtc="2025-08-04T10:46:00Z">
        <w:r w:rsidR="00C657FC">
          <w:t xml:space="preserve">From the resulting simulated pairs of </w:t>
        </w:r>
        <w:proofErr w:type="spellStart"/>
        <w:r w:rsidR="00C657FC">
          <w:t>orcats</w:t>
        </w:r>
        <w:proofErr w:type="spellEnd"/>
        <w:r w:rsidR="00C657FC">
          <w:t xml:space="preserve"> we delete the cases in which one, or </w:t>
        </w:r>
        <w:proofErr w:type="gramStart"/>
        <w:r w:rsidR="00C657FC">
          <w:t xml:space="preserve">both </w:t>
        </w:r>
      </w:ins>
      <w:ins w:id="721" w:author="Cees Vandereijk" w:date="2025-08-04T11:47:00Z" w16du:dateUtc="2025-08-04T10:47:00Z">
        <w:r w:rsidR="00C657FC">
          <w:t>of the variables</w:t>
        </w:r>
        <w:proofErr w:type="gramEnd"/>
        <w:r w:rsidR="00C657FC">
          <w:t xml:space="preserve"> have zero variance</w:t>
        </w:r>
      </w:ins>
      <w:ins w:id="722" w:author="Cees Vandereijk" w:date="2025-08-04T11:48:00Z" w16du:dateUtc="2025-08-04T10:48:00Z">
        <w:r w:rsidR="00C657FC">
          <w:t xml:space="preserve">. This results in a dataset </w:t>
        </w:r>
      </w:ins>
      <w:ins w:id="723" w:author="Cees Vandereijk" w:date="2025-08-04T11:49:00Z" w16du:dateUtc="2025-08-04T10:49:00Z">
        <w:r w:rsidR="009620CD">
          <w:t>with n=</w:t>
        </w:r>
      </w:ins>
      <w:ins w:id="724" w:author="Cees Vandereijk" w:date="2025-08-04T11:48:00Z" w16du:dateUtc="2025-08-04T10:48:00Z">
        <w:r w:rsidR="00C657FC">
          <w:t xml:space="preserve"> </w:t>
        </w:r>
      </w:ins>
      <w:ins w:id="725" w:author="Cees Vandereijk" w:date="2025-08-04T11:49:00Z" w16du:dateUtc="2025-08-04T10:49:00Z">
        <w:r w:rsidR="009620CD">
          <w:t>xxx [</w:t>
        </w:r>
      </w:ins>
      <w:ins w:id="726" w:author="Cees Vandereijk" w:date="2025-08-04T12:02:00Z" w16du:dateUtc="2025-08-04T11:02:00Z">
        <w:r w:rsidR="008C2DDC">
          <w:t xml:space="preserve">insert </w:t>
        </w:r>
      </w:ins>
      <w:ins w:id="727" w:author="Cees Vandereijk" w:date="2025-08-04T11:49:00Z" w16du:dateUtc="2025-08-04T10:49:00Z">
        <w:r w:rsidR="009620CD">
          <w:t>very large number] that forms the basis of subsequent analyses. Further details are specified in</w:t>
        </w:r>
      </w:ins>
      <w:ins w:id="728" w:author="Cees Vandereijk" w:date="2025-08-04T11:50:00Z" w16du:dateUtc="2025-08-04T10:50:00Z">
        <w:r w:rsidR="009620CD">
          <w:t xml:space="preserve"> Appendix 3. </w:t>
        </w:r>
      </w:ins>
    </w:p>
    <w:p w14:paraId="1B28B03A" w14:textId="5C19203D" w:rsidR="00BF350E" w:rsidRDefault="009620CD" w:rsidP="00ED5A31">
      <w:pPr>
        <w:pStyle w:val="BodyText"/>
        <w:rPr>
          <w:ins w:id="729" w:author="Cees Vandereijk" w:date="2025-08-04T11:55:00Z" w16du:dateUtc="2025-08-04T10:55:00Z"/>
        </w:rPr>
      </w:pPr>
      <w:ins w:id="730" w:author="Cees Vandereijk" w:date="2025-08-04T11:50:00Z" w16du:dateUtc="2025-08-04T10:50:00Z">
        <w:r>
          <w:t xml:space="preserve">This simulated dataset </w:t>
        </w:r>
      </w:ins>
      <w:ins w:id="731" w:author="Cees Vandereijk" w:date="2025-08-04T11:52:00Z" w16du:dateUtc="2025-08-04T10:52:00Z">
        <w:r>
          <w:t>constitu</w:t>
        </w:r>
      </w:ins>
      <w:ins w:id="732" w:author="Cees Vandereijk" w:date="2025-08-04T11:53:00Z" w16du:dateUtc="2025-08-04T10:53:00Z">
        <w:r>
          <w:t>tes</w:t>
        </w:r>
      </w:ins>
      <w:ins w:id="733" w:author="Cees Vandereijk" w:date="2025-08-04T11:50:00Z" w16du:dateUtc="2025-08-04T10:50:00Z">
        <w:r>
          <w:t>, within the bounds of gra</w:t>
        </w:r>
      </w:ins>
      <w:ins w:id="734" w:author="Cees Vandereijk" w:date="2025-08-04T11:51:00Z" w16du:dateUtc="2025-08-04T10:51:00Z">
        <w:r>
          <w:t xml:space="preserve">nularity of the procedure, </w:t>
        </w:r>
      </w:ins>
      <w:ins w:id="735" w:author="Cees Vandereijk" w:date="2025-08-04T11:53:00Z" w16du:dateUtc="2025-08-04T10:53:00Z">
        <w:r>
          <w:t xml:space="preserve">a random </w:t>
        </w:r>
        <w:proofErr w:type="gramStart"/>
        <w:r>
          <w:t>sample</w:t>
        </w:r>
        <w:proofErr w:type="gramEnd"/>
        <w:r>
          <w:t xml:space="preserve"> </w:t>
        </w:r>
      </w:ins>
      <w:ins w:id="736" w:author="Cees Vandereijk" w:date="2025-08-04T11:51:00Z" w16du:dateUtc="2025-08-04T10:51:00Z">
        <w:r>
          <w:t xml:space="preserve">all </w:t>
        </w:r>
      </w:ins>
      <w:ins w:id="737" w:author="Cees Vandereijk" w:date="2025-08-04T11:52:00Z" w16du:dateUtc="2025-08-04T10:52:00Z">
        <w:r>
          <w:t xml:space="preserve">possible </w:t>
        </w:r>
      </w:ins>
      <w:ins w:id="738" w:author="Cees Vandereijk" w:date="2025-08-04T11:51:00Z" w16du:dateUtc="2025-08-04T10:51:00Z">
        <w:r>
          <w:t xml:space="preserve">combinations of univariate distributions of pairs of </w:t>
        </w:r>
        <w:proofErr w:type="spellStart"/>
        <w:proofErr w:type="gramStart"/>
        <w:r>
          <w:t>orcats</w:t>
        </w:r>
      </w:ins>
      <w:proofErr w:type="spellEnd"/>
      <w:ins w:id="739" w:author="Cees Vandereijk" w:date="2025-08-04T11:53:00Z" w16du:dateUtc="2025-08-04T10:53:00Z">
        <w:r>
          <w:t>, and</w:t>
        </w:r>
        <w:proofErr w:type="gramEnd"/>
        <w:r>
          <w:t xml:space="preserve"> can therefore be used </w:t>
        </w:r>
      </w:ins>
      <w:ins w:id="740" w:author="Cees Vandereijk" w:date="2025-08-04T11:54:00Z" w16du:dateUtc="2025-08-04T10:54:00Z">
        <w:r>
          <w:t xml:space="preserve">as an adequate basis for investigating functional relationships between sundry properties of pairs of </w:t>
        </w:r>
        <w:proofErr w:type="spellStart"/>
        <w:r>
          <w:t>orcats</w:t>
        </w:r>
        <w:proofErr w:type="spellEnd"/>
        <w:r>
          <w:t xml:space="preserve"> </w:t>
        </w:r>
      </w:ins>
      <w:ins w:id="741" w:author="Cees Vandereijk" w:date="2025-08-04T11:55:00Z" w16du:dateUtc="2025-08-04T10:55:00Z">
        <w:r>
          <w:t xml:space="preserve">and the range of attainable values of r for those pairs. </w:t>
        </w:r>
      </w:ins>
    </w:p>
    <w:p w14:paraId="555077D1" w14:textId="77777777" w:rsidR="00094815" w:rsidRDefault="009620CD" w:rsidP="00ED5A31">
      <w:pPr>
        <w:pStyle w:val="BodyText"/>
        <w:rPr>
          <w:ins w:id="742" w:author="Cees Vandereijk" w:date="2025-08-04T12:59:00Z" w16du:dateUtc="2025-08-04T11:59:00Z"/>
        </w:rPr>
      </w:pPr>
      <w:ins w:id="743" w:author="Cees Vandereijk" w:date="2025-08-04T11:56:00Z" w16du:dateUtc="2025-08-04T10:56:00Z">
        <w:r>
          <w:t>Although this simulated dataset randoml</w:t>
        </w:r>
      </w:ins>
      <w:ins w:id="744" w:author="Cees Vandereijk" w:date="2025-08-04T11:57:00Z" w16du:dateUtc="2025-08-04T10:57:00Z">
        <w:r>
          <w:t xml:space="preserve">y represents </w:t>
        </w:r>
        <w:r>
          <w:t xml:space="preserve">all possible combinations of univariate distributions of pairs of </w:t>
        </w:r>
        <w:proofErr w:type="spellStart"/>
        <w:r>
          <w:t>orcats</w:t>
        </w:r>
        <w:proofErr w:type="spellEnd"/>
        <w:r>
          <w:t xml:space="preserve">, it </w:t>
        </w:r>
      </w:ins>
      <w:ins w:id="745" w:author="Cees Vandereijk" w:date="2025-08-04T11:58:00Z" w16du:dateUtc="2025-08-04T10:58:00Z">
        <w:r>
          <w:t xml:space="preserve">cannot </w:t>
        </w:r>
        <w:proofErr w:type="gramStart"/>
        <w:r>
          <w:t>be considered to be</w:t>
        </w:r>
        <w:proofErr w:type="gramEnd"/>
        <w:r>
          <w:t xml:space="preserve"> a random sample of pairs of </w:t>
        </w:r>
        <w:proofErr w:type="spellStart"/>
        <w:r>
          <w:t>orcats</w:t>
        </w:r>
        <w:proofErr w:type="spellEnd"/>
        <w:r>
          <w:t xml:space="preserve"> that </w:t>
        </w:r>
      </w:ins>
      <w:ins w:id="746" w:author="Cees Vandereijk" w:date="2025-08-04T11:59:00Z" w16du:dateUtc="2025-08-04T10:59:00Z">
        <w:r>
          <w:t>applied researchers would encounter in actual, empirical data</w:t>
        </w:r>
        <w:r w:rsidR="008C2DDC">
          <w:t xml:space="preserve"> such as derived from, e.g., mass surveys. </w:t>
        </w:r>
      </w:ins>
      <w:ins w:id="747" w:author="Cees Vandereijk" w:date="2025-08-04T12:07:00Z" w16du:dateUtc="2025-08-04T11:07:00Z">
        <w:r w:rsidR="008C2DDC">
          <w:t>This is because</w:t>
        </w:r>
      </w:ins>
      <w:ins w:id="748" w:author="Cees Vandereijk" w:date="2025-08-04T12:03:00Z" w16du:dateUtc="2025-08-04T11:03:00Z">
        <w:r w:rsidR="008C2DDC">
          <w:t xml:space="preserve">, when </w:t>
        </w:r>
      </w:ins>
      <w:ins w:id="749" w:author="Cees Vandereijk" w:date="2025-08-04T12:04:00Z" w16du:dateUtc="2025-08-04T11:04:00Z">
        <w:r w:rsidR="008C2DDC">
          <w:t xml:space="preserve">designing </w:t>
        </w:r>
      </w:ins>
      <w:ins w:id="750" w:author="Cees Vandereijk" w:date="2025-08-04T12:03:00Z" w16du:dateUtc="2025-08-04T11:03:00Z">
        <w:r w:rsidR="008C2DDC">
          <w:t>survey</w:t>
        </w:r>
      </w:ins>
      <w:ins w:id="751" w:author="Cees Vandereijk" w:date="2025-08-04T12:04:00Z" w16du:dateUtc="2025-08-04T11:04:00Z">
        <w:r w:rsidR="008C2DDC">
          <w:t xml:space="preserve"> questions, researchers </w:t>
        </w:r>
      </w:ins>
      <w:ins w:id="752" w:author="Cees Vandereijk" w:date="2025-08-04T12:06:00Z" w16du:dateUtc="2025-08-04T11:06:00Z">
        <w:r w:rsidR="008C2DDC">
          <w:t>tend to</w:t>
        </w:r>
      </w:ins>
      <w:ins w:id="753" w:author="Cees Vandereijk" w:date="2025-08-04T12:04:00Z" w16du:dateUtc="2025-08-04T11:04:00Z">
        <w:r w:rsidR="008C2DDC">
          <w:t xml:space="preserve"> avoid formulations that </w:t>
        </w:r>
      </w:ins>
      <w:ins w:id="754" w:author="Cees Vandereijk" w:date="2025-08-04T12:05:00Z" w16du:dateUtc="2025-08-04T11:05:00Z">
        <w:r w:rsidR="008C2DDC">
          <w:t xml:space="preserve">they expect to yield little </w:t>
        </w:r>
      </w:ins>
      <w:ins w:id="755" w:author="Cees Vandereijk" w:date="2025-08-04T12:06:00Z" w16du:dateUtc="2025-08-04T11:06:00Z">
        <w:r w:rsidR="008C2DDC">
          <w:t>variance in the responses</w:t>
        </w:r>
      </w:ins>
      <w:ins w:id="756" w:author="Cees Vandereijk" w:date="2025-08-04T12:07:00Z" w16du:dateUtc="2025-08-04T11:07:00Z">
        <w:r w:rsidR="008C2DDC">
          <w:t>. Therefore</w:t>
        </w:r>
      </w:ins>
      <w:ins w:id="757" w:author="Cees Vandereijk" w:date="2025-08-04T12:10:00Z" w16du:dateUtc="2025-08-04T11:10:00Z">
        <w:r w:rsidR="00EB3AA1">
          <w:t>,</w:t>
        </w:r>
      </w:ins>
      <w:ins w:id="758" w:author="Cees Vandereijk" w:date="2025-08-04T12:07:00Z" w16du:dateUtc="2025-08-04T11:07:00Z">
        <w:r w:rsidR="008C2DDC">
          <w:t xml:space="preserve"> we use a second datas</w:t>
        </w:r>
      </w:ins>
      <w:ins w:id="759" w:author="Cees Vandereijk" w:date="2025-08-04T12:08:00Z" w16du:dateUtc="2025-08-04T11:08:00Z">
        <w:r w:rsidR="008C2DDC">
          <w:t xml:space="preserve">et to investigate constraints on the attainable range of values of r, that is derived from </w:t>
        </w:r>
      </w:ins>
      <w:ins w:id="760" w:author="Cees Vandereijk" w:date="2025-08-04T12:09:00Z" w16du:dateUtc="2025-08-04T11:09:00Z">
        <w:r w:rsidR="008C2DDC">
          <w:t>the British Election Study 2019</w:t>
        </w:r>
        <w:r w:rsidR="00EB3AA1">
          <w:t xml:space="preserve">. </w:t>
        </w:r>
      </w:ins>
      <w:ins w:id="761" w:author="Cees Vandereijk" w:date="2025-08-04T12:10:00Z" w16du:dateUtc="2025-08-04T11:10:00Z">
        <w:r w:rsidR="00EB3AA1">
          <w:t>[</w:t>
        </w:r>
        <w:proofErr w:type="spellStart"/>
        <w:r w:rsidR="00EB3AA1">
          <w:t>fn</w:t>
        </w:r>
        <w:proofErr w:type="spellEnd"/>
        <w:r w:rsidR="00EB3AA1">
          <w:t xml:space="preserve">: insert details about BES2019]. In this study we </w:t>
        </w:r>
      </w:ins>
      <w:ins w:id="762" w:author="Cees Vandereijk" w:date="2025-08-04T12:11:00Z" w16du:dateUtc="2025-08-04T11:11:00Z">
        <w:r w:rsidR="00EB3AA1">
          <w:t xml:space="preserve">identified xxx </w:t>
        </w:r>
        <w:proofErr w:type="spellStart"/>
        <w:r w:rsidR="00EB3AA1">
          <w:t>orcats</w:t>
        </w:r>
      </w:ins>
      <w:proofErr w:type="spellEnd"/>
      <w:ins w:id="763" w:author="Cees Vandereijk" w:date="2025-08-04T12:12:00Z" w16du:dateUtc="2025-08-04T11:12:00Z">
        <w:r w:rsidR="00EB3AA1">
          <w:t xml:space="preserve">, </w:t>
        </w:r>
      </w:ins>
      <w:ins w:id="764" w:author="Cees Vandereijk" w:date="2025-08-04T12:13:00Z" w16du:dateUtc="2025-08-04T11:13:00Z">
        <w:r w:rsidR="00EB3AA1">
          <w:t>which define 7503 pairs</w:t>
        </w:r>
      </w:ins>
      <w:ins w:id="765" w:author="Cees Vandereijk" w:date="2025-08-04T12:14:00Z" w16du:dateUtc="2025-08-04T11:14:00Z">
        <w:r w:rsidR="00EB3AA1">
          <w:t>, for each of which we calculated pair-wise distributional chara</w:t>
        </w:r>
      </w:ins>
      <w:ins w:id="766" w:author="Cees Vandereijk" w:date="2025-08-04T12:15:00Z" w16du:dateUtc="2025-08-04T11:15:00Z">
        <w:r w:rsidR="00EB3AA1">
          <w:t xml:space="preserve">cteristics including </w:t>
        </w:r>
        <w:proofErr w:type="spellStart"/>
        <w:r w:rsidR="00EB3AA1">
          <w:t>rmin</w:t>
        </w:r>
        <w:proofErr w:type="spellEnd"/>
        <w:r w:rsidR="00EB3AA1">
          <w:t xml:space="preserve">, </w:t>
        </w:r>
        <w:proofErr w:type="spellStart"/>
        <w:r w:rsidR="00EB3AA1">
          <w:t>rmax</w:t>
        </w:r>
        <w:proofErr w:type="spellEnd"/>
        <w:r w:rsidR="00EB3AA1">
          <w:t xml:space="preserve">, C1 and C2. </w:t>
        </w:r>
      </w:ins>
      <w:ins w:id="767" w:author="Cees Vandereijk" w:date="2025-08-04T12:58:00Z" w16du:dateUtc="2025-08-04T11:58:00Z">
        <w:r w:rsidR="00094815">
          <w:t xml:space="preserve">Further details on this dataset are provided in Appendix 4. </w:t>
        </w:r>
      </w:ins>
    </w:p>
    <w:p w14:paraId="36A54A22" w14:textId="6C189A82" w:rsidR="009620CD" w:rsidRDefault="00EB3AA1" w:rsidP="00ED5A31">
      <w:pPr>
        <w:pStyle w:val="BodyText"/>
        <w:rPr>
          <w:ins w:id="768" w:author="Cees Vandereijk" w:date="2025-08-04T13:00:00Z" w16du:dateUtc="2025-08-04T12:00:00Z"/>
        </w:rPr>
      </w:pPr>
      <w:ins w:id="769" w:author="Cees Vandereijk" w:date="2025-08-04T12:15:00Z" w16du:dateUtc="2025-08-04T11:15:00Z">
        <w:r>
          <w:t>Obviously, the</w:t>
        </w:r>
      </w:ins>
      <w:ins w:id="770" w:author="Cees Vandereijk" w:date="2025-08-04T12:51:00Z" w16du:dateUtc="2025-08-04T11:51:00Z">
        <w:r w:rsidR="00094815">
          <w:t xml:space="preserve"> </w:t>
        </w:r>
      </w:ins>
      <w:proofErr w:type="spellStart"/>
      <w:ins w:id="771" w:author="Cees Vandereijk" w:date="2025-08-04T12:53:00Z" w16du:dateUtc="2025-08-04T11:53:00Z">
        <w:r w:rsidR="00094815">
          <w:t>orcats</w:t>
        </w:r>
        <w:proofErr w:type="spellEnd"/>
        <w:r w:rsidR="00094815">
          <w:t xml:space="preserve"> in </w:t>
        </w:r>
      </w:ins>
      <w:ins w:id="772" w:author="Cees Vandereijk" w:date="2025-08-04T12:51:00Z" w16du:dateUtc="2025-08-04T11:51:00Z">
        <w:r w:rsidR="00094815">
          <w:t>BES</w:t>
        </w:r>
      </w:ins>
      <w:ins w:id="773" w:author="Cees Vandereijk" w:date="2025-08-04T12:52:00Z" w16du:dateUtc="2025-08-04T11:52:00Z">
        <w:r w:rsidR="00094815">
          <w:t>2019</w:t>
        </w:r>
      </w:ins>
      <w:ins w:id="774" w:author="Cees Vandereijk" w:date="2025-08-04T12:51:00Z" w16du:dateUtc="2025-08-04T11:51:00Z">
        <w:r w:rsidR="00094815">
          <w:t xml:space="preserve"> </w:t>
        </w:r>
      </w:ins>
      <w:ins w:id="775" w:author="Cees Vandereijk" w:date="2025-08-04T12:59:00Z" w16du:dateUtc="2025-08-04T11:59:00Z">
        <w:r w:rsidR="00094815">
          <w:t>are</w:t>
        </w:r>
      </w:ins>
      <w:ins w:id="776" w:author="Cees Vandereijk" w:date="2025-08-04T12:52:00Z" w16du:dateUtc="2025-08-04T11:52:00Z">
        <w:r w:rsidR="00094815">
          <w:t xml:space="preserve"> not a random sample </w:t>
        </w:r>
      </w:ins>
      <w:ins w:id="777" w:author="Cees Vandereijk" w:date="2025-08-04T12:53:00Z" w16du:dateUtc="2025-08-04T11:53:00Z">
        <w:r w:rsidR="00094815">
          <w:t xml:space="preserve">from the contents of all socio-political mass surveys in Britain </w:t>
        </w:r>
      </w:ins>
      <w:ins w:id="778" w:author="Cees Vandereijk" w:date="2025-08-04T12:54:00Z" w16du:dateUtc="2025-08-04T11:54:00Z">
        <w:r w:rsidR="00094815">
          <w:t xml:space="preserve">in 2019, let alone of </w:t>
        </w:r>
      </w:ins>
      <w:ins w:id="779" w:author="Cees Vandereijk" w:date="2025-08-04T15:49:00Z" w16du:dateUtc="2025-08-04T14:49:00Z">
        <w:r w:rsidR="008A0D24">
          <w:t xml:space="preserve">those in </w:t>
        </w:r>
      </w:ins>
      <w:ins w:id="780" w:author="Cees Vandereijk" w:date="2025-08-04T12:54:00Z" w16du:dateUtc="2025-08-04T11:54:00Z">
        <w:r w:rsidR="00094815">
          <w:t>wider areas such as the developed western world</w:t>
        </w:r>
      </w:ins>
      <w:ins w:id="781" w:author="Cees Vandereijk" w:date="2025-08-04T15:49:00Z" w16du:dateUtc="2025-08-04T14:49:00Z">
        <w:r w:rsidR="008A0D24">
          <w:t>, or in other years</w:t>
        </w:r>
      </w:ins>
      <w:ins w:id="782" w:author="Cees Vandereijk" w:date="2025-08-04T12:54:00Z" w16du:dateUtc="2025-08-04T11:54:00Z">
        <w:r w:rsidR="00094815">
          <w:t xml:space="preserve">. But </w:t>
        </w:r>
      </w:ins>
      <w:ins w:id="783" w:author="Cees Vandereijk" w:date="2025-08-04T15:49:00Z" w16du:dateUtc="2025-08-04T14:49:00Z">
        <w:r w:rsidR="008A0D24">
          <w:t>the BES</w:t>
        </w:r>
      </w:ins>
      <w:ins w:id="784" w:author="Cees Vandereijk" w:date="2025-08-04T12:54:00Z" w16du:dateUtc="2025-08-04T11:54:00Z">
        <w:r w:rsidR="00094815">
          <w:t xml:space="preserve"> can sensibly </w:t>
        </w:r>
      </w:ins>
      <w:ins w:id="785" w:author="Cees Vandereijk" w:date="2025-08-04T15:50:00Z" w16du:dateUtc="2025-08-04T14:50:00Z">
        <w:r w:rsidR="008A0D24">
          <w:t xml:space="preserve">be </w:t>
        </w:r>
      </w:ins>
      <w:ins w:id="786" w:author="Cees Vandereijk" w:date="2025-08-04T12:54:00Z" w16du:dateUtc="2025-08-04T11:54:00Z">
        <w:r w:rsidR="00094815">
          <w:t xml:space="preserve">regarded as </w:t>
        </w:r>
        <w:r w:rsidR="00094815" w:rsidRPr="00094815">
          <w:rPr>
            <w:i/>
            <w:iCs/>
            <w:rPrChange w:id="787" w:author="Cees Vandereijk" w:date="2025-08-04T12:54:00Z" w16du:dateUtc="2025-08-04T11:54:00Z">
              <w:rPr/>
            </w:rPrChange>
          </w:rPr>
          <w:t>typical</w:t>
        </w:r>
        <w:r w:rsidR="00094815">
          <w:t xml:space="preserve"> </w:t>
        </w:r>
      </w:ins>
      <w:ins w:id="788" w:author="Cees Vandereijk" w:date="2025-08-04T12:55:00Z" w16du:dateUtc="2025-08-04T11:55:00Z">
        <w:r w:rsidR="00094815">
          <w:t>for such studies, which include (national) election studies, general social surveys</w:t>
        </w:r>
      </w:ins>
      <w:ins w:id="789" w:author="Cees Vandereijk" w:date="2025-08-04T15:50:00Z" w16du:dateUtc="2025-08-04T14:50:00Z">
        <w:r w:rsidR="008A0D24">
          <w:t>,</w:t>
        </w:r>
      </w:ins>
      <w:ins w:id="790" w:author="Cees Vandereijk" w:date="2025-08-04T12:55:00Z" w16du:dateUtc="2025-08-04T11:55:00Z">
        <w:r w:rsidR="00094815">
          <w:t xml:space="preserve"> and </w:t>
        </w:r>
      </w:ins>
      <w:ins w:id="791" w:author="Cees Vandereijk" w:date="2025-08-04T15:50:00Z" w16du:dateUtc="2025-08-04T14:50:00Z">
        <w:r w:rsidR="008A0D24">
          <w:t>many</w:t>
        </w:r>
      </w:ins>
      <w:ins w:id="792" w:author="Cees Vandereijk" w:date="2025-08-04T12:56:00Z" w16du:dateUtc="2025-08-04T11:56:00Z">
        <w:r w:rsidR="00094815">
          <w:t xml:space="preserve"> public opinion </w:t>
        </w:r>
      </w:ins>
      <w:ins w:id="793" w:author="Cees Vandereijk" w:date="2025-08-04T15:50:00Z" w16du:dateUtc="2025-08-04T14:50:00Z">
        <w:r w:rsidR="008A0D24">
          <w:t>and marketing</w:t>
        </w:r>
      </w:ins>
      <w:ins w:id="794" w:author="Cees Vandereijk" w:date="2025-08-04T15:51:00Z" w16du:dateUtc="2025-08-04T14:51:00Z">
        <w:r w:rsidR="008A0D24">
          <w:t xml:space="preserve"> </w:t>
        </w:r>
      </w:ins>
      <w:ins w:id="795" w:author="Cees Vandereijk" w:date="2025-08-04T12:56:00Z" w16du:dateUtc="2025-08-04T11:56:00Z">
        <w:r w:rsidR="00094815">
          <w:t>surveys. As such, findings based on this dataset derived from the BES</w:t>
        </w:r>
      </w:ins>
      <w:ins w:id="796" w:author="Cees Vandereijk" w:date="2025-08-04T12:57:00Z" w16du:dateUtc="2025-08-04T11:57:00Z">
        <w:r w:rsidR="00094815">
          <w:t xml:space="preserve"> can </w:t>
        </w:r>
      </w:ins>
      <w:ins w:id="797" w:author="Cees Vandereijk" w:date="2025-08-04T13:07:00Z" w16du:dateUtc="2025-08-04T12:07:00Z">
        <w:r w:rsidR="002E2BD4">
          <w:t>sensibly</w:t>
        </w:r>
      </w:ins>
      <w:ins w:id="798" w:author="Cees Vandereijk" w:date="2025-08-04T12:57:00Z" w16du:dateUtc="2025-08-04T11:57:00Z">
        <w:r w:rsidR="00094815">
          <w:t xml:space="preserve"> be regarded as typical for what applied researchers in other countries will encounter in </w:t>
        </w:r>
      </w:ins>
      <w:ins w:id="799" w:author="Cees Vandereijk" w:date="2025-08-04T13:00:00Z" w16du:dateUtc="2025-08-04T12:00:00Z">
        <w:r w:rsidR="00094815">
          <w:t>their survey data.</w:t>
        </w:r>
      </w:ins>
    </w:p>
    <w:p w14:paraId="7F38B61C" w14:textId="26EBF618" w:rsidR="00094815" w:rsidRDefault="008A0D24" w:rsidP="00ED5A31">
      <w:pPr>
        <w:pStyle w:val="BodyText"/>
        <w:rPr>
          <w:ins w:id="800" w:author="Cees Vandereijk" w:date="2025-08-04T15:52:00Z" w16du:dateUtc="2025-08-04T14:52:00Z"/>
        </w:rPr>
      </w:pPr>
      <w:ins w:id="801" w:author="Cees Vandereijk" w:date="2025-08-04T15:51:00Z" w16du:dateUtc="2025-08-04T14:51:00Z">
        <w:r>
          <w:t>These two datasets will be used t</w:t>
        </w:r>
      </w:ins>
      <w:ins w:id="802" w:author="Cees Vandereijk" w:date="2025-08-04T15:52:00Z" w16du:dateUtc="2025-08-04T14:52:00Z">
        <w:r>
          <w:t>o address, in the subsequent sections, questions</w:t>
        </w:r>
      </w:ins>
      <w:ins w:id="803" w:author="Cees Vandereijk" w:date="2025-08-04T15:55:00Z" w16du:dateUtc="2025-08-04T14:55:00Z">
        <w:r>
          <w:t xml:space="preserve"> </w:t>
        </w:r>
        <w:proofErr w:type="gramStart"/>
        <w:r>
          <w:t>with regard to</w:t>
        </w:r>
      </w:ins>
      <w:proofErr w:type="gramEnd"/>
      <w:ins w:id="804" w:author="Cees Vandereijk" w:date="2025-08-04T15:52:00Z" w16du:dateUtc="2025-08-04T14:52:00Z">
        <w:r>
          <w:t>:</w:t>
        </w:r>
      </w:ins>
    </w:p>
    <w:p w14:paraId="6BDFA666" w14:textId="0E725651" w:rsidR="008A0D24" w:rsidRDefault="008A0D24" w:rsidP="008A0D24">
      <w:pPr>
        <w:pStyle w:val="BodyText"/>
        <w:numPr>
          <w:ilvl w:val="0"/>
          <w:numId w:val="57"/>
        </w:numPr>
        <w:rPr>
          <w:ins w:id="805" w:author="Cees Vandereijk" w:date="2025-08-04T15:57:00Z" w16du:dateUtc="2025-08-04T14:57:00Z"/>
        </w:rPr>
      </w:pPr>
      <w:ins w:id="806" w:author="Cees Vandereijk" w:date="2025-08-04T15:55:00Z" w16du:dateUtc="2025-08-04T14:55:00Z">
        <w:r>
          <w:t>Distribution</w:t>
        </w:r>
      </w:ins>
      <w:ins w:id="807" w:author="Cees Vandereijk" w:date="2025-08-04T15:56:00Z" w16du:dateUtc="2025-08-04T14:56:00Z">
        <w:r>
          <w:t xml:space="preserve">s of </w:t>
        </w:r>
        <w:proofErr w:type="spellStart"/>
        <w:r>
          <w:t>rmin</w:t>
        </w:r>
        <w:proofErr w:type="spellEnd"/>
        <w:r>
          <w:t xml:space="preserve">, </w:t>
        </w:r>
        <w:proofErr w:type="spellStart"/>
        <w:r>
          <w:t>rmax</w:t>
        </w:r>
        <w:proofErr w:type="spellEnd"/>
        <w:r>
          <w:t xml:space="preserve"> and measures of </w:t>
        </w:r>
      </w:ins>
      <w:ins w:id="808" w:author="Cees Vandereijk" w:date="2025-08-04T16:00:00Z" w16du:dateUtc="2025-08-04T15:00:00Z">
        <w:r w:rsidR="00396166">
          <w:t xml:space="preserve">overall </w:t>
        </w:r>
      </w:ins>
      <w:ins w:id="809" w:author="Cees Vandereijk" w:date="2025-08-04T15:56:00Z" w16du:dateUtc="2025-08-04T14:56:00Z">
        <w:r>
          <w:t>constraint of r by marginal</w:t>
        </w:r>
      </w:ins>
      <w:ins w:id="810" w:author="Cees Vandereijk" w:date="2025-08-04T15:57:00Z" w16du:dateUtc="2025-08-04T14:57:00Z">
        <w:r>
          <w:t>s</w:t>
        </w:r>
      </w:ins>
    </w:p>
    <w:p w14:paraId="5170C7D4" w14:textId="581F3CF9" w:rsidR="008A0D24" w:rsidRDefault="008A0D24" w:rsidP="008A0D24">
      <w:pPr>
        <w:pStyle w:val="BodyText"/>
        <w:numPr>
          <w:ilvl w:val="0"/>
          <w:numId w:val="57"/>
        </w:numPr>
        <w:rPr>
          <w:ins w:id="811" w:author="Cees Vandereijk" w:date="2025-08-04T16:01:00Z" w16du:dateUtc="2025-08-04T15:01:00Z"/>
        </w:rPr>
      </w:pPr>
      <w:ins w:id="812" w:author="Cees Vandereijk" w:date="2025-08-04T15:57:00Z" w16du:dateUtc="2025-08-04T14:57:00Z">
        <w:r>
          <w:t xml:space="preserve">Factors affecting </w:t>
        </w:r>
        <w:proofErr w:type="spellStart"/>
        <w:r>
          <w:t>rmin</w:t>
        </w:r>
        <w:proofErr w:type="spellEnd"/>
        <w:r>
          <w:t xml:space="preserve">, </w:t>
        </w:r>
        <w:proofErr w:type="spellStart"/>
        <w:r>
          <w:t>rmax</w:t>
        </w:r>
        <w:proofErr w:type="spellEnd"/>
        <w:r>
          <w:t xml:space="preserve"> and </w:t>
        </w:r>
      </w:ins>
      <w:ins w:id="813" w:author="Cees Vandereijk" w:date="2025-08-04T16:00:00Z" w16du:dateUtc="2025-08-04T15:00:00Z">
        <w:r w:rsidR="00396166">
          <w:t xml:space="preserve">overall constraint </w:t>
        </w:r>
      </w:ins>
      <w:ins w:id="814" w:author="Cees Vandereijk" w:date="2025-08-04T16:01:00Z" w16du:dateUtc="2025-08-04T15:01:00Z">
        <w:r w:rsidR="00396166">
          <w:t>of r</w:t>
        </w:r>
      </w:ins>
    </w:p>
    <w:p w14:paraId="52F7296D" w14:textId="1519CF8C" w:rsidR="00396166" w:rsidRDefault="00396166" w:rsidP="00396166">
      <w:pPr>
        <w:pStyle w:val="FirstParagraph"/>
        <w:numPr>
          <w:ilvl w:val="0"/>
          <w:numId w:val="57"/>
        </w:numPr>
        <w:rPr>
          <w:ins w:id="815" w:author="Cees Vandereijk" w:date="2025-08-04T16:05:00Z" w16du:dateUtc="2025-08-04T15:05:00Z"/>
        </w:rPr>
      </w:pPr>
      <w:ins w:id="816" w:author="Cees Vandereijk" w:date="2025-08-04T16:01:00Z" w16du:dateUtc="2025-08-04T15:01:00Z">
        <w:r>
          <w:t>Consequences of constrained correlations in applied research</w:t>
        </w:r>
      </w:ins>
      <w:ins w:id="817" w:author="Cees Vandereijk" w:date="2025-08-04T16:02:00Z" w16du:dateUtc="2025-08-04T15:02:00Z">
        <w:r>
          <w:t>, including for descriptive purposes</w:t>
        </w:r>
      </w:ins>
      <w:ins w:id="818" w:author="Cees Vandereijk" w:date="2025-08-04T16:03:00Z" w16du:dateUtc="2025-08-04T15:03:00Z">
        <w:r>
          <w:t xml:space="preserve"> and hypothesis testing</w:t>
        </w:r>
      </w:ins>
    </w:p>
    <w:p w14:paraId="591ACB13" w14:textId="7D1D81ED" w:rsidR="00396166" w:rsidRPr="00396166" w:rsidRDefault="00396166" w:rsidP="00396166">
      <w:pPr>
        <w:pStyle w:val="BodyText"/>
        <w:numPr>
          <w:ilvl w:val="0"/>
          <w:numId w:val="57"/>
        </w:numPr>
        <w:rPr>
          <w:ins w:id="819" w:author="Cees Vandereijk" w:date="2025-08-04T16:05:00Z" w16du:dateUtc="2025-08-04T15:05:00Z"/>
        </w:rPr>
      </w:pPr>
      <w:ins w:id="820" w:author="Cees Vandereijk" w:date="2025-08-04T16:06:00Z" w16du:dateUtc="2025-08-04T15:06:00Z">
        <w:r>
          <w:t xml:space="preserve">Possibilities for reducing undesired consequences of </w:t>
        </w:r>
      </w:ins>
      <w:ins w:id="821" w:author="Cees Vandereijk" w:date="2025-08-04T16:07:00Z" w16du:dateUtc="2025-08-04T15:07:00Z">
        <w:r>
          <w:t>constrained correlations</w:t>
        </w:r>
      </w:ins>
    </w:p>
    <w:p w14:paraId="5E851012" w14:textId="77777777" w:rsidR="00396166" w:rsidRPr="00396166" w:rsidRDefault="00396166" w:rsidP="00396166">
      <w:pPr>
        <w:pStyle w:val="BodyText"/>
        <w:rPr>
          <w:ins w:id="822" w:author="Cees Vandereijk" w:date="2025-08-04T16:03:00Z" w16du:dateUtc="2025-08-04T15:03:00Z"/>
        </w:rPr>
      </w:pPr>
    </w:p>
    <w:p w14:paraId="149F0436" w14:textId="77777777" w:rsidR="00396166" w:rsidRDefault="00396166" w:rsidP="00396166">
      <w:pPr>
        <w:pStyle w:val="BodyText"/>
        <w:rPr>
          <w:ins w:id="823" w:author="Cees Vandereijk" w:date="2025-08-04T16:03:00Z" w16du:dateUtc="2025-08-04T15:03:00Z"/>
        </w:rPr>
      </w:pPr>
    </w:p>
    <w:p w14:paraId="1418DC05" w14:textId="77777777" w:rsidR="00396166" w:rsidRPr="00396166" w:rsidRDefault="00396166" w:rsidP="00396166">
      <w:pPr>
        <w:pStyle w:val="BodyText"/>
        <w:rPr>
          <w:ins w:id="824" w:author="Cees Vandereijk" w:date="2025-08-04T16:01:00Z" w16du:dateUtc="2025-08-04T15:01:00Z"/>
        </w:rPr>
      </w:pPr>
    </w:p>
    <w:p w14:paraId="1CC5C536" w14:textId="77777777" w:rsidR="00396166" w:rsidRPr="00CD1CBF" w:rsidRDefault="00396166" w:rsidP="00396166">
      <w:pPr>
        <w:pStyle w:val="BodyText"/>
        <w:rPr>
          <w:ins w:id="825" w:author="Cees Vandereijk" w:date="2025-07-31T09:44:00Z" w16du:dateUtc="2025-07-31T08:44:00Z"/>
        </w:rPr>
      </w:pPr>
    </w:p>
    <w:p w14:paraId="132404DC" w14:textId="77777777" w:rsidR="00CD1CBF" w:rsidRPr="006E02B9" w:rsidRDefault="00CD1CBF" w:rsidP="00ED5A31">
      <w:pPr>
        <w:pStyle w:val="BodyText"/>
      </w:pPr>
    </w:p>
    <w:p w14:paraId="234A9161" w14:textId="43DCC5D5" w:rsidR="00C618FB" w:rsidDel="00043C5A" w:rsidRDefault="00000000">
      <w:pPr>
        <w:pStyle w:val="Compact"/>
        <w:numPr>
          <w:ilvl w:val="0"/>
          <w:numId w:val="21"/>
        </w:numPr>
        <w:rPr>
          <w:del w:id="826" w:author="Cees Vandereijk" w:date="2025-07-28T09:17:00Z" w16du:dateUtc="2025-07-28T08:17:00Z"/>
        </w:rPr>
      </w:pPr>
      <w:del w:id="827" w:author="Cees Vandereijk" w:date="2025-07-28T09:17:00Z" w16du:dateUtc="2025-07-28T08:17:00Z">
        <w:r w:rsidDel="00043C5A">
          <w:delText>Simple example of 4x4 crosstab</w:delText>
        </w:r>
      </w:del>
    </w:p>
    <w:p w14:paraId="7EB80AAE" w14:textId="5EA3C7EE" w:rsidR="00C618FB" w:rsidDel="00043C5A" w:rsidRDefault="00000000">
      <w:pPr>
        <w:pStyle w:val="Compact"/>
        <w:numPr>
          <w:ilvl w:val="0"/>
          <w:numId w:val="21"/>
        </w:numPr>
        <w:rPr>
          <w:del w:id="828" w:author="Cees Vandereijk" w:date="2025-07-28T09:17:00Z" w16du:dateUtc="2025-07-28T08:17:00Z"/>
        </w:rPr>
      </w:pPr>
      <w:del w:id="829" w:author="Cees Vandereijk" w:date="2025-07-28T09:17:00Z" w16du:dateUtc="2025-07-28T08:17:00Z">
        <w:r w:rsidDel="00043C5A">
          <w:delText>Conclusion: for every given distribution of a variable, there are only two distributions of the other variable which do not constrain r: the same, and the inverse. Every other distribution does constrain r</w:delText>
        </w:r>
      </w:del>
    </w:p>
    <w:p w14:paraId="757EAA3F" w14:textId="5E2D4490" w:rsidR="00C618FB" w:rsidDel="00CD1CBF" w:rsidRDefault="00000000">
      <w:pPr>
        <w:pStyle w:val="Compact"/>
        <w:numPr>
          <w:ilvl w:val="0"/>
          <w:numId w:val="21"/>
        </w:numPr>
        <w:rPr>
          <w:del w:id="830" w:author="Cees Vandereijk" w:date="2025-07-31T09:42:00Z" w16du:dateUtc="2025-07-31T08:42:00Z"/>
        </w:rPr>
      </w:pPr>
      <w:del w:id="831" w:author="Cees Vandereijk" w:date="2025-07-31T09:42:00Z" w16du:dateUtc="2025-07-31T08:42:00Z">
        <w:r w:rsidDel="00CD1CBF">
          <w:delText>In case of constrainment (‘shrinkage’?), the relationship becomes partially nonlinear, by necessity (does this means that the problem of constrainment does not exist for eta?) Is there a measure for nonlinearity? (polynomial multiple correlation?)</w:delText>
        </w:r>
      </w:del>
    </w:p>
    <w:p w14:paraId="1756289A" w14:textId="377AA81E" w:rsidR="00C618FB" w:rsidDel="00CD1CBF" w:rsidRDefault="00000000">
      <w:pPr>
        <w:pStyle w:val="FirstParagraph"/>
        <w:rPr>
          <w:del w:id="832" w:author="Cees Vandereijk" w:date="2025-07-31T09:43:00Z" w16du:dateUtc="2025-07-31T08:43:00Z"/>
        </w:rPr>
      </w:pPr>
      <w:del w:id="833" w:author="Cees Vandereijk" w:date="2025-07-31T09:43:00Z" w16du:dateUtc="2025-07-31T08:43:00Z">
        <w:r w:rsidDel="00CD1CBF">
          <w:delText>Determining the minimum and maximum attainable values of r for given marginal distributions</w:delText>
        </w:r>
      </w:del>
    </w:p>
    <w:p w14:paraId="5F605D35" w14:textId="7757F5CA" w:rsidR="00C618FB" w:rsidDel="00CD1CBF" w:rsidRDefault="00000000">
      <w:pPr>
        <w:pStyle w:val="Compact"/>
        <w:numPr>
          <w:ilvl w:val="0"/>
          <w:numId w:val="22"/>
        </w:numPr>
        <w:rPr>
          <w:del w:id="834" w:author="Cees Vandereijk" w:date="2025-07-31T09:43:00Z" w16du:dateUtc="2025-07-31T08:43:00Z"/>
        </w:rPr>
      </w:pPr>
      <w:del w:id="835" w:author="Cees Vandereijk" w:date="2025-07-31T09:43:00Z" w16du:dateUtc="2025-07-31T08:43:00Z">
        <w:r w:rsidDel="00CD1CBF">
          <w:delText>Explain different strategies which will all yield the same answers: separate sorting and pairing / Frechet-Hoeffding bounds/ etc</w:delText>
        </w:r>
      </w:del>
    </w:p>
    <w:p w14:paraId="0EE49C1D" w14:textId="521E5BDD" w:rsidR="00C618FB" w:rsidDel="00CD1CBF" w:rsidRDefault="00000000">
      <w:pPr>
        <w:pStyle w:val="Compact"/>
        <w:numPr>
          <w:ilvl w:val="0"/>
          <w:numId w:val="22"/>
        </w:numPr>
        <w:rPr>
          <w:del w:id="836" w:author="Cees Vandereijk" w:date="2025-07-31T09:43:00Z" w16du:dateUtc="2025-07-31T08:43:00Z"/>
        </w:rPr>
      </w:pPr>
      <w:del w:id="837" w:author="Cees Vandereijk" w:date="2025-07-31T09:43:00Z" w16du:dateUtc="2025-07-31T08:43:00Z">
        <w:r w:rsidDel="00CD1CBF">
          <w:delText>Proofs in appendix?</w:delText>
        </w:r>
      </w:del>
    </w:p>
    <w:p w14:paraId="7345C08D" w14:textId="1CFF599C" w:rsidR="00C618FB" w:rsidDel="00396166" w:rsidRDefault="00000000">
      <w:pPr>
        <w:pStyle w:val="FirstParagraph"/>
        <w:rPr>
          <w:del w:id="838" w:author="Cees Vandereijk" w:date="2025-08-04T16:07:00Z" w16du:dateUtc="2025-08-04T15:07:00Z"/>
        </w:rPr>
      </w:pPr>
      <w:del w:id="839" w:author="Cees Vandereijk" w:date="2025-08-04T16:07:00Z" w16du:dateUtc="2025-08-04T15:07:00Z">
        <w:r w:rsidDel="00396166">
          <w:delText>How severely are correlations constrained – or: how long is a piece of string?</w:delText>
        </w:r>
      </w:del>
    </w:p>
    <w:p w14:paraId="55F8CE04" w14:textId="05098971" w:rsidR="00C618FB" w:rsidDel="00396166" w:rsidRDefault="00000000">
      <w:pPr>
        <w:pStyle w:val="Compact"/>
        <w:numPr>
          <w:ilvl w:val="0"/>
          <w:numId w:val="23"/>
        </w:numPr>
        <w:rPr>
          <w:del w:id="840" w:author="Cees Vandereijk" w:date="2025-08-04T16:07:00Z" w16du:dateUtc="2025-08-04T15:07:00Z"/>
        </w:rPr>
      </w:pPr>
      <w:del w:id="841" w:author="Cees Vandereijk" w:date="2025-08-04T16:07:00Z" w16du:dateUtc="2025-08-04T15:07:00Z">
        <w:r w:rsidDel="00396166">
          <w:delText>Explain strategy of using BES data and resulting dataset of 7503 item-pairs</w:delText>
        </w:r>
      </w:del>
    </w:p>
    <w:p w14:paraId="450465C4" w14:textId="11C32A02" w:rsidR="00C618FB" w:rsidDel="00396166" w:rsidRDefault="00000000">
      <w:pPr>
        <w:pStyle w:val="Compact"/>
        <w:numPr>
          <w:ilvl w:val="0"/>
          <w:numId w:val="23"/>
        </w:numPr>
        <w:rPr>
          <w:del w:id="842" w:author="Cees Vandereijk" w:date="2025-08-04T16:07:00Z" w16du:dateUtc="2025-08-04T15:07:00Z"/>
        </w:rPr>
      </w:pPr>
      <w:del w:id="843" w:author="Cees Vandereijk" w:date="2025-08-04T16:07:00Z" w16du:dateUtc="2025-08-04T15:07:00Z">
        <w:r w:rsidDel="00396166">
          <w:delText>Descriptive analyses:</w:delText>
        </w:r>
      </w:del>
    </w:p>
    <w:p w14:paraId="54C0E2C6" w14:textId="3E80EEBB" w:rsidR="00C618FB" w:rsidDel="00396166" w:rsidRDefault="00000000">
      <w:pPr>
        <w:pStyle w:val="Compact"/>
        <w:numPr>
          <w:ilvl w:val="1"/>
          <w:numId w:val="24"/>
        </w:numPr>
        <w:rPr>
          <w:del w:id="844" w:author="Cees Vandereijk" w:date="2025-08-04T16:07:00Z" w16du:dateUtc="2025-08-04T15:07:00Z"/>
        </w:rPr>
      </w:pPr>
      <w:del w:id="845" w:author="Cees Vandereijk" w:date="2025-08-04T16:07:00Z" w16du:dateUtc="2025-08-04T15:07:00Z">
        <w:r w:rsidDel="00396166">
          <w:delText>Define a measure for extent of constrainment</w:delText>
        </w:r>
      </w:del>
    </w:p>
    <w:p w14:paraId="06C8A637" w14:textId="5E7EA511" w:rsidR="00C618FB" w:rsidDel="00396166" w:rsidRDefault="00000000">
      <w:pPr>
        <w:pStyle w:val="Compact"/>
        <w:numPr>
          <w:ilvl w:val="1"/>
          <w:numId w:val="24"/>
        </w:numPr>
        <w:rPr>
          <w:del w:id="846" w:author="Cees Vandereijk" w:date="2025-08-04T16:07:00Z" w16du:dateUtc="2025-08-04T15:07:00Z"/>
        </w:rPr>
      </w:pPr>
      <w:del w:id="847" w:author="Cees Vandereijk" w:date="2025-08-04T16:07:00Z" w16du:dateUtc="2025-08-04T15:07:00Z">
        <w:r w:rsidDel="00396166">
          <w:delText>Describe univariate distribution of this measure; asymmetry etc. -Probability of reaching the r-max and r-min (and implications: does this mean that the constrainment is even more severe?)</w:delText>
        </w:r>
      </w:del>
    </w:p>
    <w:p w14:paraId="5A9D4F1D" w14:textId="071AEE55" w:rsidR="00C618FB" w:rsidDel="00396166" w:rsidRDefault="00000000">
      <w:pPr>
        <w:pStyle w:val="FirstParagraph"/>
        <w:rPr>
          <w:del w:id="848" w:author="Cees Vandereijk" w:date="2025-08-04T16:07:00Z" w16du:dateUtc="2025-08-04T15:07:00Z"/>
        </w:rPr>
      </w:pPr>
      <w:del w:id="849" w:author="Cees Vandereijk" w:date="2025-08-04T16:07:00Z" w16du:dateUtc="2025-08-04T15:07:00Z">
        <w:r w:rsidDel="00396166">
          <w:delText>Factors influencing the degree to which correlations are constrained</w:delText>
        </w:r>
      </w:del>
    </w:p>
    <w:p w14:paraId="5FF10225" w14:textId="431AB3FD" w:rsidR="00C618FB" w:rsidDel="00396166" w:rsidRDefault="00000000">
      <w:pPr>
        <w:pStyle w:val="Compact"/>
        <w:numPr>
          <w:ilvl w:val="0"/>
          <w:numId w:val="25"/>
        </w:numPr>
        <w:rPr>
          <w:del w:id="850" w:author="Cees Vandereijk" w:date="2025-08-04T16:07:00Z" w16du:dateUtc="2025-08-04T15:07:00Z"/>
        </w:rPr>
      </w:pPr>
      <w:del w:id="851" w:author="Cees Vandereijk" w:date="2025-08-04T16:07:00Z" w16du:dateUtc="2025-08-04T15:07:00Z">
        <w:r w:rsidDel="00396166">
          <w:delText>Analyses of the same dataset of 7503 item pairs</w:delText>
        </w:r>
      </w:del>
    </w:p>
    <w:p w14:paraId="3BEC33E3" w14:textId="772E8A7D" w:rsidR="00C618FB" w:rsidDel="00396166" w:rsidRDefault="00000000">
      <w:pPr>
        <w:pStyle w:val="Compact"/>
        <w:numPr>
          <w:ilvl w:val="0"/>
          <w:numId w:val="25"/>
        </w:numPr>
        <w:rPr>
          <w:del w:id="852" w:author="Cees Vandereijk" w:date="2025-08-04T16:07:00Z" w16du:dateUtc="2025-08-04T15:07:00Z"/>
        </w:rPr>
      </w:pPr>
      <w:del w:id="853" w:author="Cees Vandereijk" w:date="2025-08-04T16:07:00Z" w16du:dateUtc="2025-08-04T15:07:00Z">
        <w:r w:rsidDel="00396166">
          <w:delText>Other characteristics of these include</w:delText>
        </w:r>
      </w:del>
    </w:p>
    <w:p w14:paraId="6F8F5B43" w14:textId="11D69668" w:rsidR="00C618FB" w:rsidDel="00396166" w:rsidRDefault="00000000">
      <w:pPr>
        <w:pStyle w:val="Compact"/>
        <w:numPr>
          <w:ilvl w:val="1"/>
          <w:numId w:val="26"/>
        </w:numPr>
        <w:rPr>
          <w:del w:id="854" w:author="Cees Vandereijk" w:date="2025-08-04T16:07:00Z" w16du:dateUtc="2025-08-04T15:07:00Z"/>
        </w:rPr>
      </w:pPr>
      <w:del w:id="855" w:author="Cees Vandereijk" w:date="2025-08-04T16:07:00Z" w16du:dateUtc="2025-08-04T15:07:00Z">
        <w:r w:rsidDel="00396166">
          <w:delText>Characteristics of each of the two vars separately (their variance / skew / kurtosis / mean etc), as well as dyadic characteristics (difference of means / skew/ etc)</w:delText>
        </w:r>
      </w:del>
    </w:p>
    <w:p w14:paraId="69AD0456" w14:textId="7DCC3366" w:rsidR="00C618FB" w:rsidDel="00396166" w:rsidRDefault="00000000">
      <w:pPr>
        <w:pStyle w:val="Compact"/>
        <w:numPr>
          <w:ilvl w:val="1"/>
          <w:numId w:val="26"/>
        </w:numPr>
        <w:rPr>
          <w:del w:id="856" w:author="Cees Vandereijk" w:date="2025-08-04T16:07:00Z" w16du:dateUtc="2025-08-04T15:07:00Z"/>
        </w:rPr>
      </w:pPr>
      <w:del w:id="857" w:author="Cees Vandereijk" w:date="2025-08-04T16:07:00Z" w16du:dateUtc="2025-08-04T15:07:00Z">
        <w:r w:rsidDel="00396166">
          <w:delText>Hypotheses/expectations:</w:delText>
        </w:r>
      </w:del>
    </w:p>
    <w:p w14:paraId="2D8C3FC5" w14:textId="38B0226F" w:rsidR="00C618FB" w:rsidDel="00396166" w:rsidRDefault="00000000">
      <w:pPr>
        <w:pStyle w:val="Compact"/>
        <w:numPr>
          <w:ilvl w:val="2"/>
          <w:numId w:val="27"/>
        </w:numPr>
        <w:rPr>
          <w:del w:id="858" w:author="Cees Vandereijk" w:date="2025-08-04T16:07:00Z" w16du:dateUtc="2025-08-04T15:07:00Z"/>
        </w:rPr>
      </w:pPr>
      <w:del w:id="859" w:author="Cees Vandereijk" w:date="2025-08-04T16:07:00Z" w16du:dateUtc="2025-08-04T15:07:00Z">
        <w:r w:rsidDel="00396166">
          <w:delText>Effect of difference of means and of difference of skew</w:delText>
        </w:r>
      </w:del>
    </w:p>
    <w:p w14:paraId="78772AF3" w14:textId="3EAFB9C4" w:rsidR="00C618FB" w:rsidDel="00396166" w:rsidRDefault="00000000">
      <w:pPr>
        <w:pStyle w:val="Compact"/>
        <w:numPr>
          <w:ilvl w:val="2"/>
          <w:numId w:val="27"/>
        </w:numPr>
        <w:rPr>
          <w:del w:id="860" w:author="Cees Vandereijk" w:date="2025-08-04T16:07:00Z" w16du:dateUtc="2025-08-04T15:07:00Z"/>
        </w:rPr>
      </w:pPr>
      <w:del w:id="861" w:author="Cees Vandereijk" w:date="2025-08-04T16:07:00Z" w16du:dateUtc="2025-08-04T15:07:00Z">
        <w:r w:rsidDel="00396166">
          <w:delText>Perhaps effect of number of categories (constrainment less severe the larger the number of categories)</w:delText>
        </w:r>
      </w:del>
    </w:p>
    <w:p w14:paraId="0EB7A9EF" w14:textId="38880C3F" w:rsidR="00C618FB" w:rsidDel="00396166" w:rsidRDefault="00000000">
      <w:pPr>
        <w:pStyle w:val="FirstParagraph"/>
        <w:rPr>
          <w:del w:id="862" w:author="Cees Vandereijk" w:date="2025-08-04T16:07:00Z" w16du:dateUtc="2025-08-04T15:07:00Z"/>
        </w:rPr>
      </w:pPr>
      <w:del w:id="863" w:author="Cees Vandereijk" w:date="2025-08-04T16:07:00Z" w16du:dateUtc="2025-08-04T15:07:00Z">
        <w:r w:rsidDel="00396166">
          <w:lastRenderedPageBreak/>
          <w:delText>Consequences of constrained correlations in applied research</w:delText>
        </w:r>
      </w:del>
    </w:p>
    <w:p w14:paraId="36FF00D4" w14:textId="07D14BEB" w:rsidR="00C618FB" w:rsidDel="00396166" w:rsidRDefault="00000000">
      <w:pPr>
        <w:pStyle w:val="Compact"/>
        <w:numPr>
          <w:ilvl w:val="0"/>
          <w:numId w:val="28"/>
        </w:numPr>
        <w:rPr>
          <w:del w:id="864" w:author="Cees Vandereijk" w:date="2025-08-04T16:07:00Z" w16du:dateUtc="2025-08-04T15:07:00Z"/>
        </w:rPr>
      </w:pPr>
      <w:del w:id="865" w:author="Cees Vandereijk" w:date="2025-08-04T16:07:00Z" w16du:dateUtc="2025-08-04T15:07:00Z">
        <w:r w:rsidDel="00396166">
          <w:delText>Descriptive interpretation of correlations (Cohen’s criteria) is undermined</w:delText>
        </w:r>
      </w:del>
    </w:p>
    <w:p w14:paraId="6FCF9809" w14:textId="37FB195D" w:rsidR="00C618FB" w:rsidDel="00396166" w:rsidRDefault="00000000">
      <w:pPr>
        <w:pStyle w:val="Compact"/>
        <w:numPr>
          <w:ilvl w:val="0"/>
          <w:numId w:val="28"/>
        </w:numPr>
        <w:rPr>
          <w:del w:id="866" w:author="Cees Vandereijk" w:date="2025-08-04T16:07:00Z" w16du:dateUtc="2025-08-04T15:07:00Z"/>
        </w:rPr>
      </w:pPr>
      <w:del w:id="867" w:author="Cees Vandereijk" w:date="2025-08-04T16:07:00Z" w16du:dateUtc="2025-08-04T15:07:00Z">
        <w:r w:rsidDel="00396166">
          <w:delText>It is also undermined by every correlation being expressed on its own unique scale/unique calibration</w:delText>
        </w:r>
      </w:del>
    </w:p>
    <w:p w14:paraId="0A087501" w14:textId="466F196D" w:rsidR="00C618FB" w:rsidDel="00396166" w:rsidRDefault="00000000">
      <w:pPr>
        <w:pStyle w:val="Compact"/>
        <w:numPr>
          <w:ilvl w:val="0"/>
          <w:numId w:val="28"/>
        </w:numPr>
        <w:rPr>
          <w:del w:id="868" w:author="Cees Vandereijk" w:date="2025-08-04T16:07:00Z" w16du:dateUtc="2025-08-04T15:07:00Z"/>
        </w:rPr>
      </w:pPr>
      <w:del w:id="869" w:author="Cees Vandereijk" w:date="2025-08-04T16:07:00Z" w16du:dateUtc="2025-08-04T15:07:00Z">
        <w:r w:rsidDel="00396166">
          <w:delText xml:space="preserve">Need a nice example of 2 correlations with </w:delText>
        </w:r>
      </w:del>
      <m:oMath>
        <m:r>
          <w:del w:id="870" w:author="Cees Vandereijk" w:date="2025-08-04T16:07:00Z" w16du:dateUtc="2025-08-04T15:07:00Z">
            <w:rPr>
              <w:rFonts w:ascii="Cambria Math" w:hAnsi="Cambria Math"/>
            </w:rPr>
            <m:t>r</m:t>
          </w:del>
        </m:r>
        <m:d>
          <m:dPr>
            <m:ctrlPr>
              <w:del w:id="871" w:author="Cees Vandereijk" w:date="2025-08-04T16:07:00Z" w16du:dateUtc="2025-08-04T15:07:00Z">
                <w:rPr>
                  <w:rFonts w:ascii="Cambria Math" w:hAnsi="Cambria Math"/>
                </w:rPr>
              </w:del>
            </m:ctrlPr>
          </m:dPr>
          <m:e>
            <m:r>
              <w:del w:id="872" w:author="Cees Vandereijk" w:date="2025-08-04T16:07:00Z" w16du:dateUtc="2025-08-04T15:07:00Z">
                <w:rPr>
                  <w:rFonts w:ascii="Cambria Math" w:hAnsi="Cambria Math"/>
                </w:rPr>
                <m:t>a</m:t>
              </w:del>
            </m:r>
            <m:r>
              <w:del w:id="873" w:author="Cees Vandereijk" w:date="2025-08-04T16:07:00Z" w16du:dateUtc="2025-08-04T15:07:00Z">
                <m:rPr>
                  <m:sty m:val="p"/>
                </m:rPr>
                <w:rPr>
                  <w:rFonts w:ascii="Cambria Math" w:hAnsi="Cambria Math"/>
                </w:rPr>
                <m:t>,</m:t>
              </w:del>
            </m:r>
            <m:r>
              <w:del w:id="874" w:author="Cees Vandereijk" w:date="2025-08-04T16:07:00Z" w16du:dateUtc="2025-08-04T15:07:00Z">
                <w:rPr>
                  <w:rFonts w:ascii="Cambria Math" w:hAnsi="Cambria Math"/>
                </w:rPr>
                <m:t>b</m:t>
              </w:del>
            </m:r>
          </m:e>
        </m:d>
        <m:r>
          <w:del w:id="875" w:author="Cees Vandereijk" w:date="2025-08-04T16:07:00Z" w16du:dateUtc="2025-08-04T15:07:00Z">
            <m:rPr>
              <m:sty m:val="p"/>
            </m:rPr>
            <w:rPr>
              <w:rFonts w:ascii="Cambria Math" w:hAnsi="Cambria Math"/>
            </w:rPr>
            <m:t>≤</m:t>
          </w:del>
        </m:r>
        <m:r>
          <w:del w:id="876" w:author="Cees Vandereijk" w:date="2025-08-04T16:07:00Z" w16du:dateUtc="2025-08-04T15:07:00Z">
            <w:rPr>
              <w:rFonts w:ascii="Cambria Math" w:hAnsi="Cambria Math"/>
            </w:rPr>
            <m:t>r</m:t>
          </w:del>
        </m:r>
        <m:d>
          <m:dPr>
            <m:ctrlPr>
              <w:del w:id="877" w:author="Cees Vandereijk" w:date="2025-08-04T16:07:00Z" w16du:dateUtc="2025-08-04T15:07:00Z">
                <w:rPr>
                  <w:rFonts w:ascii="Cambria Math" w:hAnsi="Cambria Math"/>
                </w:rPr>
              </w:del>
            </m:ctrlPr>
          </m:dPr>
          <m:e>
            <m:r>
              <w:del w:id="878" w:author="Cees Vandereijk" w:date="2025-08-04T16:07:00Z" w16du:dateUtc="2025-08-04T15:07:00Z">
                <w:rPr>
                  <w:rFonts w:ascii="Cambria Math" w:hAnsi="Cambria Math"/>
                </w:rPr>
                <m:t>b</m:t>
              </w:del>
            </m:r>
            <m:r>
              <w:del w:id="879" w:author="Cees Vandereijk" w:date="2025-08-04T16:07:00Z" w16du:dateUtc="2025-08-04T15:07:00Z">
                <m:rPr>
                  <m:sty m:val="p"/>
                </m:rPr>
                <w:rPr>
                  <w:rFonts w:ascii="Cambria Math" w:hAnsi="Cambria Math"/>
                </w:rPr>
                <m:t>,</m:t>
              </w:del>
            </m:r>
            <m:r>
              <w:del w:id="880" w:author="Cees Vandereijk" w:date="2025-08-04T16:07:00Z" w16du:dateUtc="2025-08-04T15:07:00Z">
                <w:rPr>
                  <w:rFonts w:ascii="Cambria Math" w:hAnsi="Cambria Math"/>
                </w:rPr>
                <m:t>c</m:t>
              </w:del>
            </m:r>
          </m:e>
        </m:d>
      </m:oMath>
      <w:del w:id="881" w:author="Cees Vandereijk" w:date="2025-08-04T16:07:00Z" w16du:dateUtc="2025-08-04T15:07:00Z">
        <w:r w:rsidDel="00396166">
          <w:delText xml:space="preserve"> and where </w:delText>
        </w:r>
      </w:del>
      <m:oMath>
        <m:r>
          <w:del w:id="882" w:author="Cees Vandereijk" w:date="2025-08-04T16:07:00Z" w16du:dateUtc="2025-08-04T15:07:00Z">
            <w:rPr>
              <w:rFonts w:ascii="Cambria Math" w:hAnsi="Cambria Math"/>
            </w:rPr>
            <m:t>r</m:t>
          </w:del>
        </m:r>
        <m:d>
          <m:dPr>
            <m:ctrlPr>
              <w:del w:id="883" w:author="Cees Vandereijk" w:date="2025-08-04T16:07:00Z" w16du:dateUtc="2025-08-04T15:07:00Z">
                <w:rPr>
                  <w:rFonts w:ascii="Cambria Math" w:hAnsi="Cambria Math"/>
                </w:rPr>
              </w:del>
            </m:ctrlPr>
          </m:dPr>
          <m:e>
            <m:r>
              <w:del w:id="884" w:author="Cees Vandereijk" w:date="2025-08-04T16:07:00Z" w16du:dateUtc="2025-08-04T15:07:00Z">
                <w:rPr>
                  <w:rFonts w:ascii="Cambria Math" w:hAnsi="Cambria Math"/>
                </w:rPr>
                <m:t>a</m:t>
              </w:del>
            </m:r>
            <m:r>
              <w:del w:id="885" w:author="Cees Vandereijk" w:date="2025-08-04T16:07:00Z" w16du:dateUtc="2025-08-04T15:07:00Z">
                <m:rPr>
                  <m:sty m:val="p"/>
                </m:rPr>
                <w:rPr>
                  <w:rFonts w:ascii="Cambria Math" w:hAnsi="Cambria Math"/>
                </w:rPr>
                <m:t>,</m:t>
              </w:del>
            </m:r>
            <m:r>
              <w:del w:id="886" w:author="Cees Vandereijk" w:date="2025-08-04T16:07:00Z" w16du:dateUtc="2025-08-04T15:07:00Z">
                <w:rPr>
                  <w:rFonts w:ascii="Cambria Math" w:hAnsi="Cambria Math"/>
                </w:rPr>
                <m:t>b</m:t>
              </w:del>
            </m:r>
          </m:e>
        </m:d>
      </m:oMath>
      <w:del w:id="887" w:author="Cees Vandereijk" w:date="2025-08-04T16:07:00Z" w16du:dateUtc="2025-08-04T15:07:00Z">
        <w:r w:rsidDel="00396166">
          <w:delText xml:space="preserve">max is &lt; </w:delText>
        </w:r>
      </w:del>
      <m:oMath>
        <m:r>
          <w:del w:id="888" w:author="Cees Vandereijk" w:date="2025-08-04T16:07:00Z" w16du:dateUtc="2025-08-04T15:07:00Z">
            <w:rPr>
              <w:rFonts w:ascii="Cambria Math" w:hAnsi="Cambria Math"/>
            </w:rPr>
            <m:t>r</m:t>
          </w:del>
        </m:r>
        <m:d>
          <m:dPr>
            <m:ctrlPr>
              <w:del w:id="889" w:author="Cees Vandereijk" w:date="2025-08-04T16:07:00Z" w16du:dateUtc="2025-08-04T15:07:00Z">
                <w:rPr>
                  <w:rFonts w:ascii="Cambria Math" w:hAnsi="Cambria Math"/>
                </w:rPr>
              </w:del>
            </m:ctrlPr>
          </m:dPr>
          <m:e>
            <m:r>
              <w:del w:id="890" w:author="Cees Vandereijk" w:date="2025-08-04T16:07:00Z" w16du:dateUtc="2025-08-04T15:07:00Z">
                <w:rPr>
                  <w:rFonts w:ascii="Cambria Math" w:hAnsi="Cambria Math"/>
                </w:rPr>
                <m:t>b</m:t>
              </w:del>
            </m:r>
            <m:r>
              <w:del w:id="891" w:author="Cees Vandereijk" w:date="2025-08-04T16:07:00Z" w16du:dateUtc="2025-08-04T15:07:00Z">
                <m:rPr>
                  <m:sty m:val="p"/>
                </m:rPr>
                <w:rPr>
                  <w:rFonts w:ascii="Cambria Math" w:hAnsi="Cambria Math"/>
                </w:rPr>
                <m:t>.</m:t>
              </w:del>
            </m:r>
            <m:r>
              <w:del w:id="892" w:author="Cees Vandereijk" w:date="2025-08-04T16:07:00Z" w16du:dateUtc="2025-08-04T15:07:00Z">
                <w:rPr>
                  <w:rFonts w:ascii="Cambria Math" w:hAnsi="Cambria Math"/>
                </w:rPr>
                <m:t>c</m:t>
              </w:del>
            </m:r>
          </m:e>
        </m:d>
      </m:oMath>
      <w:del w:id="893" w:author="Cees Vandereijk" w:date="2025-08-04T16:07:00Z" w16du:dateUtc="2025-08-04T15:07:00Z">
        <w:r w:rsidDel="00396166">
          <w:delText>: is it smaller because the linear relationship is weaker, or because he constrainment is stronger?</w:delText>
        </w:r>
      </w:del>
    </w:p>
    <w:p w14:paraId="017D51DA" w14:textId="77777777" w:rsidR="00C618FB" w:rsidRDefault="00000000">
      <w:pPr>
        <w:pStyle w:val="Heading2"/>
      </w:pPr>
      <w:bookmarkStart w:id="894" w:name="background-and-definitions"/>
      <w:bookmarkEnd w:id="225"/>
      <w:r>
        <w:t>2.3 Background and Definitions</w:t>
      </w:r>
    </w:p>
    <w:p w14:paraId="3FB9CB4C" w14:textId="77777777" w:rsidR="00C618FB" w:rsidRDefault="00000000">
      <w:pPr>
        <w:pStyle w:val="Compact"/>
        <w:numPr>
          <w:ilvl w:val="0"/>
          <w:numId w:val="29"/>
        </w:numPr>
      </w:pPr>
      <w:r>
        <w:t>Ordinal data and assumptions of interval-scale correlation</w:t>
      </w:r>
      <w:r>
        <w:br/>
      </w:r>
    </w:p>
    <w:p w14:paraId="55B8F7CE" w14:textId="77777777" w:rsidR="00C618FB" w:rsidRDefault="00000000">
      <w:pPr>
        <w:pStyle w:val="Compact"/>
        <w:numPr>
          <w:ilvl w:val="0"/>
          <w:numId w:val="29"/>
        </w:numPr>
      </w:pPr>
      <w:r>
        <w:t xml:space="preserve">Existing alternatives: Spearman, </w:t>
      </w:r>
      <w:proofErr w:type="spellStart"/>
      <w:r>
        <w:t>polychoric</w:t>
      </w:r>
      <w:proofErr w:type="spellEnd"/>
      <w:r>
        <w:t>, polyserial; their strengths and limitations</w:t>
      </w:r>
      <w:r>
        <w:br/>
      </w:r>
    </w:p>
    <w:p w14:paraId="34076CEF" w14:textId="77777777" w:rsidR="00C618FB" w:rsidRDefault="00000000">
      <w:pPr>
        <w:pStyle w:val="Compact"/>
        <w:numPr>
          <w:ilvl w:val="0"/>
          <w:numId w:val="29"/>
        </w:numPr>
      </w:pPr>
      <w:r>
        <w:t>Coupling and rearrangement in discrete settings</w:t>
      </w:r>
    </w:p>
    <w:p w14:paraId="1BEAD129" w14:textId="77777777" w:rsidR="00C618FB" w:rsidRDefault="00000000">
      <w:pPr>
        <w:pStyle w:val="Heading1"/>
      </w:pPr>
      <w:bookmarkStart w:id="895" w:name="theoretical-framework"/>
      <w:bookmarkEnd w:id="4"/>
      <w:bookmarkEnd w:id="894"/>
      <w:r>
        <w:t>3. Theoretical Framework</w:t>
      </w:r>
    </w:p>
    <w:p w14:paraId="1A66DE8C" w14:textId="77777777" w:rsidR="00C618FB" w:rsidRDefault="00000000">
      <w:pPr>
        <w:pStyle w:val="Heading2"/>
      </w:pPr>
      <w:bookmarkStart w:id="896" w:name="optimal-coupling-and-correlation-bounds"/>
      <w:r>
        <w:t>3.1 Optimal Coupling and Correlation Bounds</w:t>
      </w:r>
    </w:p>
    <w:p w14:paraId="777473BA" w14:textId="77777777" w:rsidR="00C618FB" w:rsidRDefault="00000000">
      <w:pPr>
        <w:pStyle w:val="FirstParagraph"/>
      </w:pPr>
      <w:r>
        <w:t xml:space="preserve">We formalize the problem of identifying the joint distribution (coupling) of two ordinal variables with fixed marginals that </w:t>
      </w:r>
      <w:proofErr w:type="gramStart"/>
      <w:r>
        <w:t>maximizes</w:t>
      </w:r>
      <w:proofErr w:type="gramEnd"/>
      <w:r>
        <w:t xml:space="preserve"> or </w:t>
      </w:r>
      <w:proofErr w:type="gramStart"/>
      <w:r>
        <w:t>minimizes</w:t>
      </w:r>
      <w:proofErr w:type="gramEnd"/>
      <w:r>
        <w:t xml:space="preserve"> the Pearson correlation.</w:t>
      </w:r>
    </w:p>
    <w:p w14:paraId="4988A2BA" w14:textId="77777777" w:rsidR="00C618FB" w:rsidRDefault="00000000">
      <w:pPr>
        <w:pStyle w:val="BodyText"/>
      </w:pPr>
      <w:bookmarkStart w:id="897" w:name="prop-max-product"/>
      <w:bookmarkEnd w:id="897"/>
      <w:r>
        <w:rPr>
          <w:i/>
          <w:iCs/>
        </w:rPr>
        <w:t>Proof</w:t>
      </w:r>
      <w:r>
        <w:t>. The Pearson correlation coefficient is given by:</w:t>
      </w:r>
    </w:p>
    <w:p w14:paraId="19D792AA" w14:textId="77777777" w:rsidR="00C618FB"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XY</m:t>
              </m:r>
            </m:sub>
          </m:sSub>
          <m:r>
            <m:rPr>
              <m:sty m:val="p"/>
            </m:rPr>
            <w:rPr>
              <w:rFonts w:ascii="Cambria Math" w:hAnsi="Cambria Math"/>
            </w:rPr>
            <m:t>=</m:t>
          </m:r>
          <m:f>
            <m:fPr>
              <m:ctrlPr>
                <w:rPr>
                  <w:rFonts w:ascii="Cambria Math" w:hAnsi="Cambria Math"/>
                </w:rPr>
              </m:ctrlPr>
            </m:fPr>
            <m:num>
              <m:r>
                <w:rPr>
                  <w:rFonts w:ascii="Cambria Math" w:hAnsi="Cambria Math"/>
                </w:rPr>
                <m:t>E</m:t>
              </m:r>
              <m:d>
                <m:dPr>
                  <m:begChr m:val="["/>
                  <m:endChr m:val="]"/>
                  <m:ctrlPr>
                    <w:rPr>
                      <w:rFonts w:ascii="Cambria Math" w:hAnsi="Cambria Math"/>
                    </w:rPr>
                  </m:ctrlPr>
                </m:dPr>
                <m:e>
                  <m:r>
                    <w:rPr>
                      <w:rFonts w:ascii="Cambria Math" w:hAnsi="Cambria Math"/>
                    </w:rPr>
                    <m:t>XY</m:t>
                  </m:r>
                </m:e>
              </m:d>
              <m:r>
                <m:rPr>
                  <m:sty m:val="p"/>
                </m:rPr>
                <w:rPr>
                  <w:rFonts w:ascii="Cambria Math" w:hAnsi="Cambria Math"/>
                </w:rPr>
                <m:t>-</m:t>
              </m:r>
              <m:r>
                <w:rPr>
                  <w:rFonts w:ascii="Cambria Math" w:hAnsi="Cambria Math"/>
                </w:rPr>
                <m:t>E</m:t>
              </m:r>
              <m:d>
                <m:dPr>
                  <m:begChr m:val="["/>
                  <m:endChr m:val="]"/>
                  <m:ctrlPr>
                    <w:rPr>
                      <w:rFonts w:ascii="Cambria Math" w:hAnsi="Cambria Math"/>
                    </w:rPr>
                  </m:ctrlPr>
                </m:dPr>
                <m:e>
                  <m:r>
                    <w:rPr>
                      <w:rFonts w:ascii="Cambria Math" w:hAnsi="Cambria Math"/>
                    </w:rPr>
                    <m:t>X</m:t>
                  </m:r>
                </m:e>
              </m:d>
              <m:r>
                <w:rPr>
                  <w:rFonts w:ascii="Cambria Math" w:hAnsi="Cambria Math"/>
                </w:rPr>
                <m:t>E</m:t>
              </m:r>
              <m:d>
                <m:dPr>
                  <m:begChr m:val="["/>
                  <m:endChr m:val="]"/>
                  <m:ctrlPr>
                    <w:rPr>
                      <w:rFonts w:ascii="Cambria Math" w:hAnsi="Cambria Math"/>
                    </w:rPr>
                  </m:ctrlPr>
                </m:dPr>
                <m:e>
                  <m:r>
                    <w:rPr>
                      <w:rFonts w:ascii="Cambria Math" w:hAnsi="Cambria Math"/>
                    </w:rPr>
                    <m:t>Y</m:t>
                  </m:r>
                </m:e>
              </m:d>
            </m:num>
            <m:den>
              <m:sSub>
                <m:sSubPr>
                  <m:ctrlPr>
                    <w:rPr>
                      <w:rFonts w:ascii="Cambria Math" w:hAnsi="Cambria Math"/>
                    </w:rPr>
                  </m:ctrlPr>
                </m:sSubPr>
                <m:e>
                  <m:r>
                    <w:rPr>
                      <w:rFonts w:ascii="Cambria Math" w:hAnsi="Cambria Math"/>
                    </w:rPr>
                    <m:t>σ</m:t>
                  </m:r>
                </m:e>
                <m:sub>
                  <m:r>
                    <w:rPr>
                      <w:rFonts w:ascii="Cambria Math" w:hAnsi="Cambria Math"/>
                    </w:rPr>
                    <m:t>X</m:t>
                  </m:r>
                </m:sub>
              </m:sSub>
              <m:sSub>
                <m:sSubPr>
                  <m:ctrlPr>
                    <w:rPr>
                      <w:rFonts w:ascii="Cambria Math" w:hAnsi="Cambria Math"/>
                    </w:rPr>
                  </m:ctrlPr>
                </m:sSubPr>
                <m:e>
                  <m:r>
                    <w:rPr>
                      <w:rFonts w:ascii="Cambria Math" w:hAnsi="Cambria Math"/>
                    </w:rPr>
                    <m:t>σ</m:t>
                  </m:r>
                </m:e>
                <m:sub>
                  <m:r>
                    <w:rPr>
                      <w:rFonts w:ascii="Cambria Math" w:hAnsi="Cambria Math"/>
                    </w:rPr>
                    <m:t>Y</m:t>
                  </m:r>
                </m:sub>
              </m:sSub>
            </m:den>
          </m:f>
          <m:r>
            <m:rPr>
              <m:sty m:val="p"/>
            </m:rPr>
            <w:rPr>
              <w:rFonts w:ascii="Cambria Math" w:hAnsi="Cambria Math"/>
            </w:rPr>
            <m:t>.</m:t>
          </m:r>
        </m:oMath>
      </m:oMathPara>
    </w:p>
    <w:p w14:paraId="7E22361B" w14:textId="77777777" w:rsidR="00C618FB" w:rsidRDefault="00000000">
      <w:pPr>
        <w:pStyle w:val="FirstParagraph"/>
      </w:pPr>
      <w:r>
        <w:t xml:space="preserve">Given fixed marginals </w:t>
      </w:r>
      <m:oMath>
        <m:sSub>
          <m:sSubPr>
            <m:ctrlPr>
              <w:rPr>
                <w:rFonts w:ascii="Cambria Math" w:hAnsi="Cambria Math"/>
              </w:rPr>
            </m:ctrlPr>
          </m:sSubPr>
          <m:e>
            <m:r>
              <w:rPr>
                <w:rFonts w:ascii="Cambria Math" w:hAnsi="Cambria Math"/>
              </w:rPr>
              <m:t>p</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oMath>
      <w:r>
        <w:t xml:space="preserve">, </w:t>
      </w:r>
      <m:oMath>
        <m:sSub>
          <m:sSubPr>
            <m:ctrlPr>
              <w:rPr>
                <w:rFonts w:ascii="Cambria Math" w:hAnsi="Cambria Math"/>
              </w:rPr>
            </m:ctrlPr>
          </m:sSubPr>
          <m:e>
            <m:r>
              <w:rPr>
                <w:rFonts w:ascii="Cambria Math" w:hAnsi="Cambria Math"/>
              </w:rPr>
              <m:t>p</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e>
        </m:d>
      </m:oMath>
      <w:r>
        <w:t xml:space="preserve">, the expectations </w:t>
      </w:r>
      <m:oMath>
        <m:r>
          <w:rPr>
            <w:rFonts w:ascii="Cambria Math" w:hAnsi="Cambria Math"/>
          </w:rPr>
          <m:t>E</m:t>
        </m:r>
        <m:d>
          <m:dPr>
            <m:begChr m:val="["/>
            <m:endChr m:val="]"/>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E</m:t>
        </m:r>
        <m:d>
          <m:dPr>
            <m:begChr m:val="["/>
            <m:endChr m:val="]"/>
            <m:ctrlPr>
              <w:rPr>
                <w:rFonts w:ascii="Cambria Math" w:hAnsi="Cambria Math"/>
              </w:rPr>
            </m:ctrlPr>
          </m:dPr>
          <m:e>
            <m:r>
              <w:rPr>
                <w:rFonts w:ascii="Cambria Math" w:hAnsi="Cambria Math"/>
              </w:rPr>
              <m:t>Y</m:t>
            </m:r>
          </m:e>
        </m:d>
      </m:oMath>
      <w:r>
        <w:t xml:space="preserve"> and standard deviations </w:t>
      </w:r>
      <m:oMath>
        <m:sSub>
          <m:sSubPr>
            <m:ctrlPr>
              <w:rPr>
                <w:rFonts w:ascii="Cambria Math" w:hAnsi="Cambria Math"/>
              </w:rPr>
            </m:ctrlPr>
          </m:sSubPr>
          <m:e>
            <m:r>
              <w:rPr>
                <w:rFonts w:ascii="Cambria Math" w:hAnsi="Cambria Math"/>
              </w:rPr>
              <m:t>σ</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Y</m:t>
            </m:r>
          </m:sub>
        </m:sSub>
      </m:oMath>
      <w:r>
        <w:t xml:space="preserve"> are constant. Thus, to maximize or minimize </w:t>
      </w:r>
      <m:oMath>
        <m:sSub>
          <m:sSubPr>
            <m:ctrlPr>
              <w:rPr>
                <w:rFonts w:ascii="Cambria Math" w:hAnsi="Cambria Math"/>
              </w:rPr>
            </m:ctrlPr>
          </m:sSubPr>
          <m:e>
            <m:r>
              <w:rPr>
                <w:rFonts w:ascii="Cambria Math" w:hAnsi="Cambria Math"/>
              </w:rPr>
              <m:t>r</m:t>
            </m:r>
          </m:e>
          <m:sub>
            <m:r>
              <w:rPr>
                <w:rFonts w:ascii="Cambria Math" w:hAnsi="Cambria Math"/>
              </w:rPr>
              <m:t>XY</m:t>
            </m:r>
          </m:sub>
        </m:sSub>
      </m:oMath>
      <w:r>
        <w:t xml:space="preserve">, we only need to maximize or minimize the expectation </w:t>
      </w:r>
      <m:oMath>
        <m:r>
          <w:rPr>
            <w:rFonts w:ascii="Cambria Math" w:hAnsi="Cambria Math"/>
          </w:rPr>
          <m:t>E</m:t>
        </m:r>
        <m:d>
          <m:dPr>
            <m:begChr m:val="["/>
            <m:endChr m:val="]"/>
            <m:ctrlPr>
              <w:rPr>
                <w:rFonts w:ascii="Cambria Math" w:hAnsi="Cambria Math"/>
              </w:rPr>
            </m:ctrlPr>
          </m:dPr>
          <m:e>
            <m:r>
              <w:rPr>
                <w:rFonts w:ascii="Cambria Math" w:hAnsi="Cambria Math"/>
              </w:rPr>
              <m:t>XY</m:t>
            </m:r>
          </m:e>
        </m:d>
      </m:oMath>
      <w:r>
        <w:t>:</w:t>
      </w:r>
    </w:p>
    <w:p w14:paraId="0182AC6A" w14:textId="77777777" w:rsidR="00C618FB" w:rsidRDefault="00000000">
      <w:pPr>
        <w:pStyle w:val="BodyText"/>
      </w:pPr>
      <m:oMathPara>
        <m:oMathParaPr>
          <m:jc m:val="center"/>
        </m:oMathParaPr>
        <m:oMath>
          <m:r>
            <w:rPr>
              <w:rFonts w:ascii="Cambria Math" w:hAnsi="Cambria Math"/>
            </w:rPr>
            <m:t>E</m:t>
          </m:r>
          <m:d>
            <m:dPr>
              <m:begChr m:val="["/>
              <m:endChr m:val="]"/>
              <m:ctrlPr>
                <w:rPr>
                  <w:rFonts w:ascii="Cambria Math" w:hAnsi="Cambria Math"/>
                </w:rPr>
              </m:ctrlPr>
            </m:dPr>
            <m:e>
              <m:r>
                <w:rPr>
                  <w:rFonts w:ascii="Cambria Math" w:hAnsi="Cambria Math"/>
                </w:rPr>
                <m:t>XY</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K</m:t>
                  </m:r>
                </m:e>
                <m:sub>
                  <m:r>
                    <w:rPr>
                      <w:rFonts w:ascii="Cambria Math" w:hAnsi="Cambria Math"/>
                    </w:rPr>
                    <m:t>X</m:t>
                  </m:r>
                </m:sub>
              </m:sSub>
            </m:sup>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K</m:t>
                      </m:r>
                    </m:e>
                    <m:sub>
                      <m:r>
                        <w:rPr>
                          <w:rFonts w:ascii="Cambria Math" w:hAnsi="Cambria Math"/>
                        </w:rPr>
                        <m:t>Y</m:t>
                      </m:r>
                    </m:sub>
                  </m:sSub>
                </m:sup>
                <m:e>
                  <m:sSub>
                    <m:sSubPr>
                      <m:ctrlPr>
                        <w:rPr>
                          <w:rFonts w:ascii="Cambria Math" w:hAnsi="Cambria Math"/>
                        </w:rPr>
                      </m:ctrlPr>
                    </m:sSubPr>
                    <m:e>
                      <m:r>
                        <w:rPr>
                          <w:rFonts w:ascii="Cambria Math" w:hAnsi="Cambria Math"/>
                        </w:rPr>
                        <m:t>x</m:t>
                      </m:r>
                    </m:e>
                    <m:sub>
                      <m:r>
                        <w:rPr>
                          <w:rFonts w:ascii="Cambria Math" w:hAnsi="Cambria Math"/>
                        </w:rPr>
                        <m:t>i</m:t>
                      </m:r>
                    </m:sub>
                  </m:sSub>
                </m:e>
              </m:nary>
            </m:e>
          </m:nary>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e>
          </m:d>
          <m:r>
            <m:rPr>
              <m:sty m:val="p"/>
            </m:rPr>
            <w:rPr>
              <w:rFonts w:ascii="Cambria Math" w:hAnsi="Cambria Math"/>
            </w:rPr>
            <m:t>.</m:t>
          </m:r>
        </m:oMath>
      </m:oMathPara>
    </w:p>
    <w:p w14:paraId="0D1D02B4" w14:textId="77777777" w:rsidR="00C618FB" w:rsidRDefault="00000000">
      <w:pPr>
        <w:pStyle w:val="FirstParagraph"/>
      </w:pPr>
      <w:r>
        <w:t>This proof relies on a rearrangement inequality of (Hardy et al., 1952) (Theorem 368):</w:t>
      </w:r>
    </w:p>
    <w:p w14:paraId="2CFD5C9B" w14:textId="77777777" w:rsidR="00C618FB" w:rsidRDefault="00000000">
      <w:pPr>
        <w:pStyle w:val="BodyText"/>
      </w:pPr>
      <w:r>
        <w:t xml:space="preserve">For real sequences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oMath>
      <w:r>
        <w:t xml:space="preserve">, and for any permutation </w:t>
      </w:r>
      <m:oMath>
        <m:r>
          <w:rPr>
            <w:rFonts w:ascii="Cambria Math" w:hAnsi="Cambria Math"/>
          </w:rPr>
          <m:t>π</m:t>
        </m:r>
      </m:oMath>
      <w:r>
        <w:t xml:space="preserve"> of indices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we have the following:</w:t>
      </w:r>
    </w:p>
    <w:p w14:paraId="0ED6618B" w14:textId="77777777" w:rsidR="00C618FB"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sSub>
            <m:sSubPr>
              <m:ctrlPr>
                <w:rPr>
                  <w:rFonts w:ascii="Cambria Math" w:hAnsi="Cambria Math"/>
                </w:rPr>
              </m:ctrlPr>
            </m:sSubPr>
            <m:e>
              <m:r>
                <w:rPr>
                  <w:rFonts w:ascii="Cambria Math" w:hAnsi="Cambria Math"/>
                </w:rPr>
                <m:t>b</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b</m:t>
              </m:r>
            </m:e>
            <m:sub>
              <m:r>
                <w:rPr>
                  <w:rFonts w:ascii="Cambria Math" w:hAnsi="Cambria Math"/>
                </w:rPr>
                <m:t>π</m:t>
              </m:r>
              <m:d>
                <m:dPr>
                  <m:ctrlPr>
                    <w:rPr>
                      <w:rFonts w:ascii="Cambria Math" w:hAnsi="Cambria Math"/>
                    </w:rPr>
                  </m:ctrlPr>
                </m:dPr>
                <m:e>
                  <m:r>
                    <w:rPr>
                      <w:rFonts w:ascii="Cambria Math" w:hAnsi="Cambria Math"/>
                    </w:rPr>
                    <m:t>1</m:t>
                  </m:r>
                </m:e>
              </m:d>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b</m:t>
              </m:r>
            </m:e>
            <m:sub>
              <m:r>
                <w:rPr>
                  <w:rFonts w:ascii="Cambria Math" w:hAnsi="Cambria Math"/>
                </w:rPr>
                <m:t>π</m:t>
              </m:r>
              <m:d>
                <m:dPr>
                  <m:ctrlPr>
                    <w:rPr>
                      <w:rFonts w:ascii="Cambria Math" w:hAnsi="Cambria Math"/>
                    </w:rPr>
                  </m:ctrlPr>
                </m:dPr>
                <m:e>
                  <m:r>
                    <w:rPr>
                      <w:rFonts w:ascii="Cambria Math" w:hAnsi="Cambria Math"/>
                    </w:rPr>
                    <m:t>2</m:t>
                  </m:r>
                </m:e>
              </m:d>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sSub>
            <m:sSubPr>
              <m:ctrlPr>
                <w:rPr>
                  <w:rFonts w:ascii="Cambria Math" w:hAnsi="Cambria Math"/>
                </w:rPr>
              </m:ctrlPr>
            </m:sSubPr>
            <m:e>
              <m:r>
                <w:rPr>
                  <w:rFonts w:ascii="Cambria Math" w:hAnsi="Cambria Math"/>
                </w:rPr>
                <m:t>b</m:t>
              </m:r>
            </m:e>
            <m:sub>
              <m:r>
                <w:rPr>
                  <w:rFonts w:ascii="Cambria Math" w:hAnsi="Cambria Math"/>
                </w:rPr>
                <m:t>π</m:t>
              </m:r>
              <m:d>
                <m:dPr>
                  <m:ctrlPr>
                    <w:rPr>
                      <w:rFonts w:ascii="Cambria Math" w:hAnsi="Cambria Math"/>
                    </w:rPr>
                  </m:ctrlPr>
                </m:dPr>
                <m:e>
                  <m:r>
                    <w:rPr>
                      <w:rFonts w:ascii="Cambria Math" w:hAnsi="Cambria Math"/>
                    </w:rPr>
                    <m:t>n</m:t>
                  </m:r>
                </m:e>
              </m:d>
            </m:sub>
          </m:sSub>
        </m:oMath>
      </m:oMathPara>
    </w:p>
    <w:p w14:paraId="5168C84E" w14:textId="77777777" w:rsidR="00C618FB" w:rsidRDefault="00000000">
      <w:pPr>
        <w:pStyle w:val="FirstParagraph"/>
      </w:pPr>
      <w:r>
        <w:t>and</w:t>
      </w:r>
    </w:p>
    <w:p w14:paraId="3BD94060" w14:textId="77777777" w:rsidR="00C618FB"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b</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b</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b</m:t>
              </m:r>
            </m:e>
            <m:sub>
              <m:r>
                <w:rPr>
                  <w:rFonts w:ascii="Cambria Math" w:hAnsi="Cambria Math"/>
                </w:rPr>
                <m:t>π</m:t>
              </m:r>
              <m:d>
                <m:dPr>
                  <m:ctrlPr>
                    <w:rPr>
                      <w:rFonts w:ascii="Cambria Math" w:hAnsi="Cambria Math"/>
                    </w:rPr>
                  </m:ctrlPr>
                </m:dPr>
                <m:e>
                  <m:r>
                    <w:rPr>
                      <w:rFonts w:ascii="Cambria Math" w:hAnsi="Cambria Math"/>
                    </w:rPr>
                    <m:t>1</m:t>
                  </m:r>
                </m:e>
              </m:d>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b</m:t>
              </m:r>
            </m:e>
            <m:sub>
              <m:r>
                <w:rPr>
                  <w:rFonts w:ascii="Cambria Math" w:hAnsi="Cambria Math"/>
                </w:rPr>
                <m:t>π</m:t>
              </m:r>
              <m:d>
                <m:dPr>
                  <m:ctrlPr>
                    <w:rPr>
                      <w:rFonts w:ascii="Cambria Math" w:hAnsi="Cambria Math"/>
                    </w:rPr>
                  </m:ctrlPr>
                </m:dPr>
                <m:e>
                  <m:r>
                    <w:rPr>
                      <w:rFonts w:ascii="Cambria Math" w:hAnsi="Cambria Math"/>
                    </w:rPr>
                    <m:t>2</m:t>
                  </m:r>
                </m:e>
              </m:d>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sSub>
            <m:sSubPr>
              <m:ctrlPr>
                <w:rPr>
                  <w:rFonts w:ascii="Cambria Math" w:hAnsi="Cambria Math"/>
                </w:rPr>
              </m:ctrlPr>
            </m:sSubPr>
            <m:e>
              <m:r>
                <w:rPr>
                  <w:rFonts w:ascii="Cambria Math" w:hAnsi="Cambria Math"/>
                </w:rPr>
                <m:t>b</m:t>
              </m:r>
            </m:e>
            <m:sub>
              <m:r>
                <w:rPr>
                  <w:rFonts w:ascii="Cambria Math" w:hAnsi="Cambria Math"/>
                </w:rPr>
                <m:t>π</m:t>
              </m:r>
              <m:d>
                <m:dPr>
                  <m:ctrlPr>
                    <w:rPr>
                      <w:rFonts w:ascii="Cambria Math" w:hAnsi="Cambria Math"/>
                    </w:rPr>
                  </m:ctrlPr>
                </m:dPr>
                <m:e>
                  <m:r>
                    <w:rPr>
                      <w:rFonts w:ascii="Cambria Math" w:hAnsi="Cambria Math"/>
                    </w:rPr>
                    <m:t>n</m:t>
                  </m:r>
                </m:e>
              </m:d>
            </m:sub>
          </m:sSub>
        </m:oMath>
      </m:oMathPara>
    </w:p>
    <w:p w14:paraId="1887718D" w14:textId="77777777" w:rsidR="00C618FB" w:rsidRDefault="00000000">
      <w:pPr>
        <w:pStyle w:val="FirstParagraph"/>
      </w:pPr>
      <w:r>
        <w:t xml:space="preserve">Equality occurs only if the permutation </w:t>
      </w:r>
      <m:oMath>
        <m:r>
          <w:rPr>
            <w:rFonts w:ascii="Cambria Math" w:hAnsi="Cambria Math"/>
          </w:rPr>
          <m:t>π</m:t>
        </m:r>
      </m:oMath>
      <w:r>
        <w:t xml:space="preserve"> results in a monotonically increasing sequence (for maximum) or monotonically decreasing sequence (for minimum).</w:t>
      </w:r>
    </w:p>
    <w:p w14:paraId="1F1BFD6D" w14:textId="77777777" w:rsidR="00C618FB" w:rsidRDefault="00000000">
      <w:pPr>
        <w:pStyle w:val="BodyText"/>
      </w:pPr>
      <w:r>
        <w:t>To explicitly connect this to our problem, enumerate observations explicitly from sorted marginals:</w:t>
      </w:r>
    </w:p>
    <w:p w14:paraId="0FD5F1DA" w14:textId="77777777" w:rsidR="00C618FB" w:rsidRDefault="00000000">
      <w:pPr>
        <w:pStyle w:val="BodyText"/>
      </w:pPr>
      <m:oMathPara>
        <m:oMathParaPr>
          <m:jc m:val="center"/>
        </m:oMathParaPr>
        <m:oMath>
          <m:sSub>
            <m:sSubPr>
              <m:ctrlPr>
                <w:rPr>
                  <w:rFonts w:ascii="Cambria Math" w:hAnsi="Cambria Math"/>
                </w:rPr>
              </m:ctrlPr>
            </m:sSubPr>
            <m:e>
              <m:r>
                <w:rPr>
                  <w:rFonts w:ascii="Cambria Math" w:hAnsi="Cambria Math"/>
                </w:rPr>
                <m:t>X</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X</m:t>
                      </m:r>
                    </m:sub>
                  </m:sSub>
                </m:e>
              </m:d>
            </m:sub>
          </m:sSub>
          <m:r>
            <m:rPr>
              <m:sty m:val="p"/>
            </m:rPr>
            <w:rPr>
              <w:rFonts w:ascii="Cambria Math" w:hAnsi="Cambria Math"/>
            </w:rPr>
            <m:t>≥</m:t>
          </m:r>
          <m:sSub>
            <m:sSubPr>
              <m:ctrlPr>
                <w:rPr>
                  <w:rFonts w:ascii="Cambria Math" w:hAnsi="Cambria Math"/>
                </w:rPr>
              </m:ctrlPr>
            </m:sSubPr>
            <m:e>
              <m:r>
                <w:rPr>
                  <w:rFonts w:ascii="Cambria Math" w:hAnsi="Cambria Math"/>
                </w:rPr>
                <m:t>x</m:t>
              </m:r>
            </m:e>
            <m:sub>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rPr>
                    <m:t>-</m:t>
                  </m:r>
                  <m:r>
                    <w:rPr>
                      <w:rFonts w:ascii="Cambria Math" w:hAnsi="Cambria Math"/>
                    </w:rPr>
                    <m:t>1</m:t>
                  </m:r>
                </m:e>
              </m:d>
            </m:sub>
          </m:sSub>
          <m:r>
            <m:rPr>
              <m:sty m:val="p"/>
            </m:rPr>
            <w:rPr>
              <w:rFonts w:ascii="Cambria Math" w:hAnsi="Cambria Math"/>
            </w:rPr>
            <m:t>≥…≥</m:t>
          </m:r>
          <m:sSub>
            <m:sSubPr>
              <m:ctrlPr>
                <w:rPr>
                  <w:rFonts w:ascii="Cambria Math" w:hAnsi="Cambria Math"/>
                </w:rPr>
              </m:ctrlPr>
            </m:sSubPr>
            <m:e>
              <m:r>
                <w:rPr>
                  <w:rFonts w:ascii="Cambria Math" w:hAnsi="Cambria Math"/>
                </w:rPr>
                <m:t>x</m:t>
              </m:r>
            </m:e>
            <m:sub>
              <m:d>
                <m:dPr>
                  <m:begChr m:val="["/>
                  <m:endChr m:val="]"/>
                  <m:ctrlPr>
                    <w:rPr>
                      <w:rFonts w:ascii="Cambria Math" w:hAnsi="Cambria Math"/>
                    </w:rPr>
                  </m:ctrlPr>
                </m:dPr>
                <m:e>
                  <m:r>
                    <w:rPr>
                      <w:rFonts w:ascii="Cambria Math" w:hAnsi="Cambria Math"/>
                    </w:rPr>
                    <m:t>1</m:t>
                  </m:r>
                </m:e>
              </m:d>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Y</m:t>
                      </m:r>
                    </m:sub>
                  </m:sSub>
                </m:e>
              </m:d>
            </m:sub>
          </m:sSub>
          <m:r>
            <m:rPr>
              <m:sty m:val="p"/>
            </m:rPr>
            <w:rPr>
              <w:rFonts w:ascii="Cambria Math" w:hAnsi="Cambria Math"/>
            </w:rPr>
            <m:t>≥</m:t>
          </m:r>
          <m:sSub>
            <m:sSubPr>
              <m:ctrlPr>
                <w:rPr>
                  <w:rFonts w:ascii="Cambria Math" w:hAnsi="Cambria Math"/>
                </w:rPr>
              </m:ctrlPr>
            </m:sSubPr>
            <m:e>
              <m:r>
                <w:rPr>
                  <w:rFonts w:ascii="Cambria Math" w:hAnsi="Cambria Math"/>
                </w:rPr>
                <m:t>y</m:t>
              </m:r>
            </m:e>
            <m:sub>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Y</m:t>
                      </m:r>
                    </m:sub>
                  </m:sSub>
                  <m:r>
                    <m:rPr>
                      <m:sty m:val="p"/>
                    </m:rPr>
                    <w:rPr>
                      <w:rFonts w:ascii="Cambria Math" w:hAnsi="Cambria Math"/>
                    </w:rPr>
                    <m:t>-</m:t>
                  </m:r>
                  <m:r>
                    <w:rPr>
                      <w:rFonts w:ascii="Cambria Math" w:hAnsi="Cambria Math"/>
                    </w:rPr>
                    <m:t>1</m:t>
                  </m:r>
                </m:e>
              </m:d>
            </m:sub>
          </m:sSub>
          <m:r>
            <m:rPr>
              <m:sty m:val="p"/>
            </m:rPr>
            <w:rPr>
              <w:rFonts w:ascii="Cambria Math" w:hAnsi="Cambria Math"/>
            </w:rPr>
            <m:t>≥…≥</m:t>
          </m:r>
          <m:sSub>
            <m:sSubPr>
              <m:ctrlPr>
                <w:rPr>
                  <w:rFonts w:ascii="Cambria Math" w:hAnsi="Cambria Math"/>
                </w:rPr>
              </m:ctrlPr>
            </m:sSubPr>
            <m:e>
              <m:r>
                <w:rPr>
                  <w:rFonts w:ascii="Cambria Math" w:hAnsi="Cambria Math"/>
                </w:rPr>
                <m:t>y</m:t>
              </m:r>
            </m:e>
            <m:sub>
              <m:d>
                <m:dPr>
                  <m:begChr m:val="["/>
                  <m:endChr m:val="]"/>
                  <m:ctrlPr>
                    <w:rPr>
                      <w:rFonts w:ascii="Cambria Math" w:hAnsi="Cambria Math"/>
                    </w:rPr>
                  </m:ctrlPr>
                </m:dPr>
                <m:e>
                  <m:r>
                    <w:rPr>
                      <w:rFonts w:ascii="Cambria Math" w:hAnsi="Cambria Math"/>
                    </w:rPr>
                    <m:t>1</m:t>
                  </m:r>
                </m:e>
              </m:d>
            </m:sub>
          </m:sSub>
          <m:r>
            <m:rPr>
              <m:sty m:val="p"/>
            </m:rPr>
            <w:rPr>
              <w:rFonts w:ascii="Cambria Math" w:hAnsi="Cambria Math"/>
            </w:rPr>
            <m:t>.</m:t>
          </m:r>
        </m:oMath>
      </m:oMathPara>
    </w:p>
    <w:p w14:paraId="1DABF4F7" w14:textId="77777777" w:rsidR="00C618FB" w:rsidRDefault="00000000">
      <w:pPr>
        <w:pStyle w:val="FirstParagraph"/>
      </w:pPr>
      <w:r>
        <w:t xml:space="preserve">(Sorted in descending order for maximization). Next expand discrete probability distributions into explicit observation-level sequences. If </w:t>
      </w:r>
      <m:oMath>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oMath>
      <w:r>
        <w:t>, extend the shorter sequence with zero-probability categories so both sequences have equal length, which does not affect marginal probabilities or correlation.</w:t>
      </w:r>
    </w:p>
    <w:p w14:paraId="68E1671E" w14:textId="77777777" w:rsidR="00C618FB" w:rsidRDefault="00000000">
      <w:pPr>
        <w:pStyle w:val="BodyText"/>
      </w:pPr>
      <w:r>
        <w:t xml:space="preserve">Hence, to maximize </w:t>
      </w:r>
      <m:oMath>
        <m:r>
          <w:rPr>
            <w:rFonts w:ascii="Cambria Math" w:hAnsi="Cambria Math"/>
          </w:rPr>
          <m:t>E</m:t>
        </m:r>
        <m:d>
          <m:dPr>
            <m:begChr m:val="["/>
            <m:endChr m:val="]"/>
            <m:ctrlPr>
              <w:rPr>
                <w:rFonts w:ascii="Cambria Math" w:hAnsi="Cambria Math"/>
              </w:rPr>
            </m:ctrlPr>
          </m:dPr>
          <m:e>
            <m:r>
              <w:rPr>
                <w:rFonts w:ascii="Cambria Math" w:hAnsi="Cambria Math"/>
              </w:rPr>
              <m:t>XY</m:t>
            </m:r>
          </m:e>
        </m:d>
      </m:oMath>
      <w:r>
        <w:t xml:space="preserve">: pair the largest ranks of </w:t>
      </w:r>
      <m:oMath>
        <m:r>
          <w:rPr>
            <w:rFonts w:ascii="Cambria Math" w:hAnsi="Cambria Math"/>
          </w:rPr>
          <m:t>X</m:t>
        </m:r>
      </m:oMath>
      <w:r>
        <w:t xml:space="preserve"> with the largest ranks of </w:t>
      </w:r>
      <m:oMath>
        <m:r>
          <w:rPr>
            <w:rFonts w:ascii="Cambria Math" w:hAnsi="Cambria Math"/>
          </w:rPr>
          <m:t>Y</m:t>
        </m:r>
      </m:oMath>
      <w:r>
        <w:t>. Explicitly, start from the top (highest values) and move downward:</w:t>
      </w:r>
    </w:p>
    <w:p w14:paraId="2A3DDD5D" w14:textId="77777777" w:rsidR="00C618FB" w:rsidRDefault="00000000">
      <w:pPr>
        <w:numPr>
          <w:ilvl w:val="0"/>
          <w:numId w:val="30"/>
        </w:numPr>
      </w:pPr>
      <w:r>
        <w:t xml:space="preserve">Pair as many observations of the largest </w:t>
      </w:r>
      <m:oMath>
        <m:r>
          <w:rPr>
            <w:rFonts w:ascii="Cambria Math" w:hAnsi="Cambria Math"/>
          </w:rPr>
          <m:t>X</m:t>
        </m:r>
      </m:oMath>
      <w:r>
        <w:t xml:space="preserve">-category as possible with the largest </w:t>
      </w:r>
      <m:oMath>
        <m:r>
          <w:rPr>
            <w:rFonts w:ascii="Cambria Math" w:hAnsi="Cambria Math"/>
          </w:rPr>
          <m:t>Y</m:t>
        </m:r>
      </m:oMath>
      <w:r>
        <w:t>-category, then next-largest, etc., until all observations are paired.</w:t>
      </w:r>
    </w:p>
    <w:p w14:paraId="22620F1B" w14:textId="77777777" w:rsidR="00C618FB" w:rsidRDefault="00000000">
      <w:pPr>
        <w:numPr>
          <w:ilvl w:val="0"/>
          <w:numId w:val="30"/>
        </w:numPr>
      </w:pPr>
      <w:r>
        <w:t>By the Hardy–Littlewood–Pólya Rearrangement Inequality (</w:t>
      </w:r>
      <w:r>
        <w:rPr>
          <w:b/>
          <w:bCs/>
        </w:rPr>
        <w:t>hard52?</w:t>
      </w:r>
      <w:r>
        <w:t xml:space="preserve">), this explicitly constructed pairing yields the maximum possible sum of </w:t>
      </w:r>
      <w:proofErr w:type="gramStart"/>
      <w:r>
        <w:t>product(</w:t>
      </w:r>
      <w:proofErr w:type="gramEnd"/>
      <w:r>
        <w:t xml:space="preserve">Hardy et al., </w:t>
      </w:r>
      <w:proofErr w:type="gramStart"/>
      <w:r>
        <w:t>1952)s</w:t>
      </w:r>
      <w:proofErr w:type="gramEnd"/>
      <w:r>
        <w:t xml:space="preserve">, hence maximizing </w:t>
      </w:r>
      <m:oMath>
        <m:r>
          <w:rPr>
            <w:rFonts w:ascii="Cambria Math" w:hAnsi="Cambria Math"/>
          </w:rPr>
          <m:t>E</m:t>
        </m:r>
        <m:d>
          <m:dPr>
            <m:begChr m:val="["/>
            <m:endChr m:val="]"/>
            <m:ctrlPr>
              <w:rPr>
                <w:rFonts w:ascii="Cambria Math" w:hAnsi="Cambria Math"/>
              </w:rPr>
            </m:ctrlPr>
          </m:dPr>
          <m:e>
            <m:r>
              <w:rPr>
                <w:rFonts w:ascii="Cambria Math" w:hAnsi="Cambria Math"/>
              </w:rPr>
              <m:t>XY</m:t>
            </m:r>
          </m:e>
        </m:d>
      </m:oMath>
      <w:r>
        <w:t>.</w:t>
      </w:r>
    </w:p>
    <w:p w14:paraId="26EA3BE1" w14:textId="77777777" w:rsidR="00C618FB" w:rsidRDefault="00000000">
      <w:pPr>
        <w:pStyle w:val="FirstParagraph"/>
      </w:pPr>
      <w:r>
        <w:t xml:space="preserve">Likewise, to minimize </w:t>
      </w:r>
      <m:oMath>
        <m:r>
          <w:rPr>
            <w:rFonts w:ascii="Cambria Math" w:hAnsi="Cambria Math"/>
          </w:rPr>
          <m:t>E</m:t>
        </m:r>
        <m:d>
          <m:dPr>
            <m:begChr m:val="["/>
            <m:endChr m:val="]"/>
            <m:ctrlPr>
              <w:rPr>
                <w:rFonts w:ascii="Cambria Math" w:hAnsi="Cambria Math"/>
              </w:rPr>
            </m:ctrlPr>
          </m:dPr>
          <m:e>
            <m:r>
              <w:rPr>
                <w:rFonts w:ascii="Cambria Math" w:hAnsi="Cambria Math"/>
              </w:rPr>
              <m:t>XY</m:t>
            </m:r>
          </m:e>
        </m:d>
      </m:oMath>
      <w:r>
        <w:t xml:space="preserve"> pair the largest </w:t>
      </w:r>
      <m:oMath>
        <m:r>
          <w:rPr>
            <w:rFonts w:ascii="Cambria Math" w:hAnsi="Cambria Math"/>
          </w:rPr>
          <m:t>X</m:t>
        </m:r>
      </m:oMath>
      <w:r>
        <w:t xml:space="preserve">-categories with the smallest </w:t>
      </w:r>
      <m:oMath>
        <m:r>
          <w:rPr>
            <w:rFonts w:ascii="Cambria Math" w:hAnsi="Cambria Math"/>
          </w:rPr>
          <m:t>Y</m:t>
        </m:r>
      </m:oMath>
      <w:r>
        <w:t xml:space="preserve">-categories, then second-largest </w:t>
      </w:r>
      <m:oMath>
        <m:r>
          <w:rPr>
            <w:rFonts w:ascii="Cambria Math" w:hAnsi="Cambria Math"/>
          </w:rPr>
          <m:t>X</m:t>
        </m:r>
      </m:oMath>
      <w:r>
        <w:t xml:space="preserve">-categories with </w:t>
      </w:r>
      <w:proofErr w:type="gramStart"/>
      <w:r>
        <w:t>second-smallest</w:t>
      </w:r>
      <w:proofErr w:type="gramEnd"/>
      <w:r>
        <w:t xml:space="preserve"> </w:t>
      </w:r>
      <m:oMath>
        <m:r>
          <w:rPr>
            <w:rFonts w:ascii="Cambria Math" w:hAnsi="Cambria Math"/>
          </w:rPr>
          <m:t>Y</m:t>
        </m:r>
      </m:oMath>
      <w:r>
        <w:t xml:space="preserve">-categories, and so forth (anti-comonotonic ordering). By the rearrangement inequality, this arrangement explicitly yields the minimal sum of products, hence minimizing </w:t>
      </w:r>
      <m:oMath>
        <m:r>
          <w:rPr>
            <w:rFonts w:ascii="Cambria Math" w:hAnsi="Cambria Math"/>
          </w:rPr>
          <m:t>E</m:t>
        </m:r>
        <m:d>
          <m:dPr>
            <m:begChr m:val="["/>
            <m:endChr m:val="]"/>
            <m:ctrlPr>
              <w:rPr>
                <w:rFonts w:ascii="Cambria Math" w:hAnsi="Cambria Math"/>
              </w:rPr>
            </m:ctrlPr>
          </m:dPr>
          <m:e>
            <m:r>
              <w:rPr>
                <w:rFonts w:ascii="Cambria Math" w:hAnsi="Cambria Math"/>
              </w:rPr>
              <m:t>XY</m:t>
            </m:r>
          </m:e>
        </m:d>
      </m:oMath>
      <w:r>
        <w:t>.</w:t>
      </w:r>
    </w:p>
    <w:p w14:paraId="0307DBA4" w14:textId="77777777" w:rsidR="00C618FB" w:rsidRDefault="00000000">
      <w:pPr>
        <w:pStyle w:val="BodyText"/>
      </w:pPr>
      <w:r>
        <w:t>In words, given fixed marginals, we have shown:</w:t>
      </w:r>
    </w:p>
    <w:p w14:paraId="5F81DF32" w14:textId="77777777" w:rsidR="00C618FB" w:rsidRDefault="00000000">
      <w:pPr>
        <w:numPr>
          <w:ilvl w:val="0"/>
          <w:numId w:val="31"/>
        </w:numPr>
      </w:pPr>
      <w:r>
        <w:rPr>
          <w:b/>
          <w:bCs/>
        </w:rPr>
        <w:t>Maximum correlation</w:t>
      </w:r>
      <w:r>
        <w:t xml:space="preserve"> </w:t>
      </w:r>
      <m:oMath>
        <m:sSub>
          <m:sSubPr>
            <m:ctrlPr>
              <w:rPr>
                <w:rFonts w:ascii="Cambria Math" w:hAnsi="Cambria Math"/>
              </w:rPr>
            </m:ctrlPr>
          </m:sSubPr>
          <m:e>
            <m:r>
              <w:rPr>
                <w:rFonts w:ascii="Cambria Math" w:hAnsi="Cambria Math"/>
              </w:rPr>
              <m:t>r</m:t>
            </m:r>
          </m:e>
          <m:sub>
            <m:r>
              <m:rPr>
                <m:nor/>
              </m:rPr>
              <m:t>max</m:t>
            </m:r>
          </m:sub>
        </m:sSub>
      </m:oMath>
      <w:r>
        <w:t xml:space="preserve"> is achieved by comonotonic (e.g. sorting values of </w:t>
      </w:r>
      <m:oMath>
        <m:r>
          <w:rPr>
            <w:rFonts w:ascii="Cambria Math" w:hAnsi="Cambria Math"/>
          </w:rPr>
          <m:t>X</m:t>
        </m:r>
      </m:oMath>
      <w:r>
        <w:t xml:space="preserve"> and </w:t>
      </w:r>
      <m:oMath>
        <m:r>
          <w:rPr>
            <w:rFonts w:ascii="Cambria Math" w:hAnsi="Cambria Math"/>
          </w:rPr>
          <m:t>Y</m:t>
        </m:r>
      </m:oMath>
      <w:r>
        <w:t xml:space="preserve"> from largest to smallest independently and pairing) arrangement:</w:t>
      </w:r>
    </w:p>
    <w:p w14:paraId="145C58FC" w14:textId="77777777" w:rsidR="00C618FB"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m:rPr>
                  <m:nor/>
                </m:rPr>
                <m:t>max</m:t>
              </m:r>
            </m:sub>
          </m:sSub>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d>
                    <m:dPr>
                      <m:begChr m:val="["/>
                      <m:endChr m:val="]"/>
                      <m:ctrlPr>
                        <w:rPr>
                          <w:rFonts w:ascii="Cambria Math" w:hAnsi="Cambria Math"/>
                        </w:rPr>
                      </m:ctrlPr>
                    </m:dPr>
                    <m:e>
                      <m:r>
                        <w:rPr>
                          <w:rFonts w:ascii="Cambria Math" w:hAnsi="Cambria Math"/>
                        </w:rPr>
                        <m:t>i</m:t>
                      </m:r>
                    </m:e>
                  </m:d>
                </m:sub>
              </m:sSub>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d>
                    <m:dPr>
                      <m:begChr m:val="["/>
                      <m:endChr m:val="]"/>
                      <m:ctrlPr>
                        <w:rPr>
                          <w:rFonts w:ascii="Cambria Math" w:hAnsi="Cambria Math"/>
                        </w:rPr>
                      </m:ctrlPr>
                    </m:dPr>
                    <m:e>
                      <m:r>
                        <w:rPr>
                          <w:rFonts w:ascii="Cambria Math" w:hAnsi="Cambria Math"/>
                        </w:rPr>
                        <m:t>i</m:t>
                      </m:r>
                    </m:e>
                  </m:d>
                </m:sub>
              </m:sSub>
            </m:e>
          </m:d>
          <m:r>
            <w:rPr>
              <w:rFonts w:ascii="Cambria Math" w:hAnsi="Cambria Math"/>
            </w:rPr>
            <m:t> </m:t>
          </m:r>
          <m:r>
            <m:rPr>
              <m:nor/>
            </m:rPr>
            <m:t>in either descending or ascending order.</m:t>
          </m:r>
        </m:oMath>
      </m:oMathPara>
    </w:p>
    <w:p w14:paraId="35CE8188" w14:textId="77777777" w:rsidR="00C618FB" w:rsidRDefault="00000000">
      <w:pPr>
        <w:numPr>
          <w:ilvl w:val="0"/>
          <w:numId w:val="31"/>
        </w:numPr>
      </w:pPr>
      <w:r>
        <w:rPr>
          <w:b/>
          <w:bCs/>
        </w:rPr>
        <w:t>Minimum correlation</w:t>
      </w:r>
      <w:r>
        <w:t xml:space="preserve"> </w:t>
      </w:r>
      <m:oMath>
        <m:sSub>
          <m:sSubPr>
            <m:ctrlPr>
              <w:rPr>
                <w:rFonts w:ascii="Cambria Math" w:hAnsi="Cambria Math"/>
              </w:rPr>
            </m:ctrlPr>
          </m:sSubPr>
          <m:e>
            <m:r>
              <w:rPr>
                <w:rFonts w:ascii="Cambria Math" w:hAnsi="Cambria Math"/>
              </w:rPr>
              <m:t>r</m:t>
            </m:r>
          </m:e>
          <m:sub>
            <m:r>
              <m:rPr>
                <m:nor/>
              </m:rPr>
              <m:t>min</m:t>
            </m:r>
          </m:sub>
        </m:sSub>
      </m:oMath>
      <w:r>
        <w:t xml:space="preserve"> is achieved by anti-comonotonic arrangement:</w:t>
      </w:r>
    </w:p>
    <w:p w14:paraId="4E4C0AE8" w14:textId="77777777" w:rsidR="00C618FB"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m:rPr>
                  <m:nor/>
                </m:rPr>
                <m:t>min</m:t>
              </m:r>
            </m:sub>
          </m:sSub>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d>
                    <m:dPr>
                      <m:begChr m:val="["/>
                      <m:endChr m:val="]"/>
                      <m:ctrlPr>
                        <w:rPr>
                          <w:rFonts w:ascii="Cambria Math" w:hAnsi="Cambria Math"/>
                        </w:rPr>
                      </m:ctrlPr>
                    </m:dPr>
                    <m:e>
                      <m:r>
                        <w:rPr>
                          <w:rFonts w:ascii="Cambria Math" w:hAnsi="Cambria Math"/>
                        </w:rPr>
                        <m:t>i</m:t>
                      </m:r>
                    </m:e>
                  </m:d>
                </m:sub>
              </m:sSub>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d>
                    <m:dPr>
                      <m:begChr m:val="["/>
                      <m:endChr m:val="]"/>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i</m:t>
                      </m:r>
                    </m:e>
                  </m:d>
                </m:sub>
              </m:sSub>
            </m:e>
          </m:d>
          <m:r>
            <w:rPr>
              <w:rFonts w:ascii="Cambria Math" w:hAnsi="Cambria Math"/>
            </w:rPr>
            <m:t> </m:t>
          </m:r>
          <m:r>
            <m:rPr>
              <m:nor/>
            </m:rPr>
            <m:t>pairing descending X with ascending Y, or viceversa.</m:t>
          </m:r>
        </m:oMath>
      </m:oMathPara>
    </w:p>
    <w:p w14:paraId="564B5194" w14:textId="77777777" w:rsidR="00C618FB" w:rsidRDefault="00000000">
      <w:pPr>
        <w:pStyle w:val="FirstParagraph"/>
      </w:pPr>
      <w:r>
        <w:t xml:space="preserve">With this explicit construction we can simply calculate </w:t>
      </w:r>
      <m:oMath>
        <m:sSub>
          <m:sSubPr>
            <m:ctrlPr>
              <w:rPr>
                <w:rFonts w:ascii="Cambria Math" w:hAnsi="Cambria Math"/>
              </w:rPr>
            </m:ctrlPr>
          </m:sSubPr>
          <m:e>
            <m:r>
              <w:rPr>
                <w:rFonts w:ascii="Cambria Math" w:hAnsi="Cambria Math"/>
              </w:rPr>
              <m:t>r</m:t>
            </m:r>
          </m:e>
          <m:sub>
            <m:r>
              <w:rPr>
                <w:rFonts w:ascii="Cambria Math" w:hAnsi="Cambria Math"/>
              </w:rPr>
              <m:t>max</m:t>
            </m:r>
          </m:sub>
        </m:sSub>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min</m:t>
            </m:r>
          </m:sub>
        </m:sSub>
      </m:oMath>
      <w:r>
        <w:t xml:space="preserve"> when the values of </w:t>
      </w:r>
      <m:oMath>
        <m:r>
          <w:rPr>
            <w:rFonts w:ascii="Cambria Math" w:hAnsi="Cambria Math"/>
          </w:rPr>
          <m:t>X</m:t>
        </m:r>
      </m:oMath>
      <w:r>
        <w:t xml:space="preserve"> and </w:t>
      </w:r>
      <m:oMath>
        <m:r>
          <w:rPr>
            <w:rFonts w:ascii="Cambria Math" w:hAnsi="Cambria Math"/>
          </w:rPr>
          <m:t>Y</m:t>
        </m:r>
      </m:oMath>
      <w:r>
        <w:t xml:space="preserve"> are ranks.</w:t>
      </w:r>
    </w:p>
    <w:p w14:paraId="228578CE" w14:textId="77777777" w:rsidR="00C618FB" w:rsidRDefault="00000000">
      <w:pPr>
        <w:pStyle w:val="BodyText"/>
      </w:pPr>
      <w:r>
        <w:rPr>
          <w:i/>
          <w:iCs/>
        </w:rPr>
        <w:t>Proof</w:t>
      </w:r>
      <w:r>
        <w:t xml:space="preserve">. Let the total number of observations be </w:t>
      </w:r>
      <m:oMath>
        <m:r>
          <w:rPr>
            <w:rFonts w:ascii="Cambria Math" w:hAnsi="Cambria Math"/>
          </w:rPr>
          <m:t>N</m:t>
        </m:r>
      </m:oMath>
      <w:r>
        <w:t>, thus:</w:t>
      </w:r>
    </w:p>
    <w:p w14:paraId="757828BC" w14:textId="77777777" w:rsidR="00C618FB" w:rsidRDefault="00000000">
      <w:pPr>
        <w:pStyle w:val="BodyText"/>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K</m:t>
                  </m:r>
                </m:e>
                <m:sub>
                  <m:r>
                    <w:rPr>
                      <w:rFonts w:ascii="Cambria Math" w:hAnsi="Cambria Math"/>
                    </w:rPr>
                    <m:t>X</m:t>
                  </m:r>
                </m:sub>
              </m:sSub>
            </m:sup>
            <m:e>
              <m:sSub>
                <m:sSubPr>
                  <m:ctrlPr>
                    <w:rPr>
                      <w:rFonts w:ascii="Cambria Math" w:hAnsi="Cambria Math"/>
                    </w:rPr>
                  </m:ctrlPr>
                </m:sSubPr>
                <m:e>
                  <m:r>
                    <w:rPr>
                      <w:rFonts w:ascii="Cambria Math" w:hAnsi="Cambria Math"/>
                    </w:rPr>
                    <m:t>n</m:t>
                  </m:r>
                </m:e>
                <m:sub>
                  <m:r>
                    <w:rPr>
                      <w:rFonts w:ascii="Cambria Math" w:hAnsi="Cambria Math"/>
                    </w:rPr>
                    <m:t>X</m:t>
                  </m:r>
                </m:sub>
              </m:sSub>
            </m:e>
          </m:nary>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K</m:t>
                  </m:r>
                </m:e>
                <m:sub>
                  <m:r>
                    <w:rPr>
                      <w:rFonts w:ascii="Cambria Math" w:hAnsi="Cambria Math"/>
                    </w:rPr>
                    <m:t>Y</m:t>
                  </m:r>
                </m:sub>
              </m:sSub>
            </m:sup>
            <m:e>
              <m:sSub>
                <m:sSubPr>
                  <m:ctrlPr>
                    <w:rPr>
                      <w:rFonts w:ascii="Cambria Math" w:hAnsi="Cambria Math"/>
                    </w:rPr>
                  </m:ctrlPr>
                </m:sSubPr>
                <m:e>
                  <m:r>
                    <w:rPr>
                      <w:rFonts w:ascii="Cambria Math" w:hAnsi="Cambria Math"/>
                    </w:rPr>
                    <m:t>n</m:t>
                  </m:r>
                </m:e>
                <m:sub>
                  <m:r>
                    <w:rPr>
                      <w:rFonts w:ascii="Cambria Math" w:hAnsi="Cambria Math"/>
                    </w:rPr>
                    <m:t>Y</m:t>
                  </m:r>
                </m:sub>
              </m:sSub>
            </m:e>
          </m:nary>
          <m:d>
            <m:dPr>
              <m:ctrlPr>
                <w:rPr>
                  <w:rFonts w:ascii="Cambria Math" w:hAnsi="Cambria Math"/>
                </w:rPr>
              </m:ctrlPr>
            </m:dPr>
            <m:e>
              <m:r>
                <w:rPr>
                  <w:rFonts w:ascii="Cambria Math" w:hAnsi="Cambria Math"/>
                </w:rPr>
                <m:t>j</m:t>
              </m:r>
            </m:e>
          </m:d>
          <m:r>
            <m:rPr>
              <m:sty m:val="p"/>
            </m:rPr>
            <w:rPr>
              <w:rFonts w:ascii="Cambria Math" w:hAnsi="Cambria Math"/>
            </w:rPr>
            <m:t>=</m:t>
          </m:r>
          <m:r>
            <w:rPr>
              <w:rFonts w:ascii="Cambria Math" w:hAnsi="Cambria Math"/>
            </w:rPr>
            <m:t>N</m:t>
          </m:r>
          <m:r>
            <m:rPr>
              <m:sty m:val="p"/>
            </m:rPr>
            <w:rPr>
              <w:rFonts w:ascii="Cambria Math" w:hAnsi="Cambria Math"/>
            </w:rPr>
            <m:t>.</m:t>
          </m:r>
        </m:oMath>
      </m:oMathPara>
    </w:p>
    <w:p w14:paraId="1DBFB374" w14:textId="77777777" w:rsidR="00C618FB" w:rsidRDefault="00000000">
      <w:pPr>
        <w:pStyle w:val="FirstParagraph"/>
      </w:pPr>
      <w:r>
        <w:lastRenderedPageBreak/>
        <w:t>Means and standard deviations clearly become:</w:t>
      </w:r>
    </w:p>
    <w:p w14:paraId="5E54260E" w14:textId="77777777" w:rsidR="00C618FB" w:rsidRDefault="00000000">
      <w:pPr>
        <w:pStyle w:val="BodyText"/>
      </w:pPr>
      <w:r>
        <w:t>Means:</w:t>
      </w:r>
    </w:p>
    <w:p w14:paraId="5D44DAC6" w14:textId="77777777" w:rsidR="00C618FB" w:rsidRDefault="00000000">
      <w:pPr>
        <w:pStyle w:val="BodyText"/>
      </w:pPr>
      <m:oMathPara>
        <m:oMathParaPr>
          <m:jc m:val="center"/>
        </m:oMathParaPr>
        <m:oMath>
          <m:acc>
            <m:accPr>
              <m:chr m:val="‾"/>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K</m:t>
                  </m:r>
                </m:e>
                <m:sub>
                  <m:r>
                    <w:rPr>
                      <w:rFonts w:ascii="Cambria Math" w:hAnsi="Cambria Math"/>
                    </w:rPr>
                    <m:t>X</m:t>
                  </m:r>
                </m:sub>
              </m:sSub>
            </m:sup>
            <m:e>
              <m:r>
                <w:rPr>
                  <w:rFonts w:ascii="Cambria Math" w:hAnsi="Cambria Math"/>
                </w:rPr>
                <m:t>i</m:t>
              </m:r>
            </m:e>
          </m:nary>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X</m:t>
              </m:r>
            </m:sub>
          </m:sSub>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Y</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K</m:t>
                  </m:r>
                </m:e>
                <m:sub>
                  <m:r>
                    <w:rPr>
                      <w:rFonts w:ascii="Cambria Math" w:hAnsi="Cambria Math"/>
                    </w:rPr>
                    <m:t>Y</m:t>
                  </m:r>
                </m:sub>
              </m:sSub>
            </m:sup>
            <m:e>
              <m:r>
                <w:rPr>
                  <w:rFonts w:ascii="Cambria Math" w:hAnsi="Cambria Math"/>
                </w:rPr>
                <m:t>j</m:t>
              </m:r>
            </m:e>
          </m:nary>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Y</m:t>
              </m:r>
            </m:sub>
          </m:sSub>
          <m:d>
            <m:dPr>
              <m:ctrlPr>
                <w:rPr>
                  <w:rFonts w:ascii="Cambria Math" w:hAnsi="Cambria Math"/>
                </w:rPr>
              </m:ctrlPr>
            </m:dPr>
            <m:e>
              <m:r>
                <w:rPr>
                  <w:rFonts w:ascii="Cambria Math" w:hAnsi="Cambria Math"/>
                </w:rPr>
                <m:t>j</m:t>
              </m:r>
            </m:e>
          </m:d>
          <m:r>
            <m:rPr>
              <m:sty m:val="p"/>
            </m:rPr>
            <w:rPr>
              <w:rFonts w:ascii="Cambria Math" w:hAnsi="Cambria Math"/>
            </w:rPr>
            <m:t>.</m:t>
          </m:r>
        </m:oMath>
      </m:oMathPara>
    </w:p>
    <w:p w14:paraId="3589C927" w14:textId="77777777" w:rsidR="00C618FB" w:rsidRDefault="00000000">
      <w:pPr>
        <w:pStyle w:val="FirstParagraph"/>
      </w:pPr>
      <w:r>
        <w:t>Standard deviations:</w:t>
      </w:r>
    </w:p>
    <w:p w14:paraId="01F6B43D" w14:textId="77777777" w:rsidR="00C618FB" w:rsidRDefault="00000000">
      <w:pPr>
        <w:pStyle w:val="BodyText"/>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X</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K</m:t>
                      </m:r>
                    </m:e>
                    <m:sub>
                      <m:r>
                        <w:rPr>
                          <w:rFonts w:ascii="Cambria Math" w:hAnsi="Cambria Math"/>
                        </w:rPr>
                        <m:t>X</m:t>
                      </m:r>
                    </m:sub>
                  </m:sSub>
                </m:sup>
                <m:e>
                  <m:sSup>
                    <m:sSupPr>
                      <m:ctrlPr>
                        <w:rPr>
                          <w:rFonts w:ascii="Cambria Math" w:hAnsi="Cambria Math"/>
                        </w:rPr>
                      </m:ctrlPr>
                    </m:sSupPr>
                    <m:e>
                      <m:d>
                        <m:dPr>
                          <m:ctrlPr>
                            <w:rPr>
                              <w:rFonts w:ascii="Cambria Math" w:hAnsi="Cambria Math"/>
                            </w:rPr>
                          </m:ctrlPr>
                        </m:dPr>
                        <m:e>
                          <m:r>
                            <w:rPr>
                              <w:rFonts w:ascii="Cambria Math" w:hAnsi="Cambria Math"/>
                            </w:rPr>
                            <m:t>i</m:t>
                          </m:r>
                          <m:r>
                            <m:rPr>
                              <m:sty m:val="p"/>
                            </m:rPr>
                            <w:rPr>
                              <w:rFonts w:ascii="Cambria Math" w:hAnsi="Cambria Math"/>
                            </w:rPr>
                            <m:t>-</m:t>
                          </m:r>
                          <m:acc>
                            <m:accPr>
                              <m:chr m:val="‾"/>
                              <m:ctrlPr>
                                <w:rPr>
                                  <w:rFonts w:ascii="Cambria Math" w:hAnsi="Cambria Math"/>
                                </w:rPr>
                              </m:ctrlPr>
                            </m:accPr>
                            <m:e>
                              <m:r>
                                <w:rPr>
                                  <w:rFonts w:ascii="Cambria Math" w:hAnsi="Cambria Math"/>
                                </w:rPr>
                                <m:t>X</m:t>
                              </m:r>
                            </m:e>
                          </m:acc>
                        </m:e>
                      </m:d>
                    </m:e>
                    <m:sup>
                      <m:r>
                        <w:rPr>
                          <w:rFonts w:ascii="Cambria Math" w:hAnsi="Cambria Math"/>
                        </w:rPr>
                        <m:t>2</m:t>
                      </m:r>
                    </m:sup>
                  </m:sSup>
                </m:e>
              </m:nary>
              <m:sSub>
                <m:sSubPr>
                  <m:ctrlPr>
                    <w:rPr>
                      <w:rFonts w:ascii="Cambria Math" w:hAnsi="Cambria Math"/>
                    </w:rPr>
                  </m:ctrlPr>
                </m:sSubPr>
                <m:e>
                  <m:r>
                    <w:rPr>
                      <w:rFonts w:ascii="Cambria Math" w:hAnsi="Cambria Math"/>
                    </w:rPr>
                    <m:t>n</m:t>
                  </m:r>
                </m:e>
                <m:sub>
                  <m:r>
                    <w:rPr>
                      <w:rFonts w:ascii="Cambria Math" w:hAnsi="Cambria Math"/>
                    </w:rPr>
                    <m:t>X</m:t>
                  </m:r>
                </m:sub>
              </m:sSub>
              <m:d>
                <m:dPr>
                  <m:ctrlPr>
                    <w:rPr>
                      <w:rFonts w:ascii="Cambria Math" w:hAnsi="Cambria Math"/>
                    </w:rPr>
                  </m:ctrlPr>
                </m:dPr>
                <m:e>
                  <m:r>
                    <w:rPr>
                      <w:rFonts w:ascii="Cambria Math" w:hAnsi="Cambria Math"/>
                    </w:rPr>
                    <m:t>i</m:t>
                  </m:r>
                </m:e>
              </m:d>
            </m:e>
          </m:ra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Y</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K</m:t>
                      </m:r>
                    </m:e>
                    <m:sub>
                      <m:r>
                        <w:rPr>
                          <w:rFonts w:ascii="Cambria Math" w:hAnsi="Cambria Math"/>
                        </w:rPr>
                        <m:t>Y</m:t>
                      </m:r>
                    </m:sub>
                  </m:sSub>
                </m:sup>
                <m:e>
                  <m:sSup>
                    <m:sSupPr>
                      <m:ctrlPr>
                        <w:rPr>
                          <w:rFonts w:ascii="Cambria Math" w:hAnsi="Cambria Math"/>
                        </w:rPr>
                      </m:ctrlPr>
                    </m:sSupPr>
                    <m:e>
                      <m:d>
                        <m:dPr>
                          <m:ctrlPr>
                            <w:rPr>
                              <w:rFonts w:ascii="Cambria Math" w:hAnsi="Cambria Math"/>
                            </w:rPr>
                          </m:ctrlPr>
                        </m:dPr>
                        <m:e>
                          <m:r>
                            <w:rPr>
                              <w:rFonts w:ascii="Cambria Math" w:hAnsi="Cambria Math"/>
                            </w:rPr>
                            <m:t>j</m:t>
                          </m:r>
                          <m:r>
                            <m:rPr>
                              <m:sty m:val="p"/>
                            </m:rP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e>
              </m:nary>
              <m:sSub>
                <m:sSubPr>
                  <m:ctrlPr>
                    <w:rPr>
                      <w:rFonts w:ascii="Cambria Math" w:hAnsi="Cambria Math"/>
                    </w:rPr>
                  </m:ctrlPr>
                </m:sSubPr>
                <m:e>
                  <m:r>
                    <w:rPr>
                      <w:rFonts w:ascii="Cambria Math" w:hAnsi="Cambria Math"/>
                    </w:rPr>
                    <m:t>n</m:t>
                  </m:r>
                </m:e>
                <m:sub>
                  <m:r>
                    <w:rPr>
                      <w:rFonts w:ascii="Cambria Math" w:hAnsi="Cambria Math"/>
                    </w:rPr>
                    <m:t>Y</m:t>
                  </m:r>
                </m:sub>
              </m:sSub>
              <m:d>
                <m:dPr>
                  <m:ctrlPr>
                    <w:rPr>
                      <w:rFonts w:ascii="Cambria Math" w:hAnsi="Cambria Math"/>
                    </w:rPr>
                  </m:ctrlPr>
                </m:dPr>
                <m:e>
                  <m:r>
                    <w:rPr>
                      <w:rFonts w:ascii="Cambria Math" w:hAnsi="Cambria Math"/>
                    </w:rPr>
                    <m:t>j</m:t>
                  </m:r>
                </m:e>
              </m:d>
            </m:e>
          </m:rad>
          <m:r>
            <m:rPr>
              <m:sty m:val="p"/>
            </m:rPr>
            <w:rPr>
              <w:rFonts w:ascii="Cambria Math" w:hAnsi="Cambria Math"/>
            </w:rPr>
            <m:t>.</m:t>
          </m:r>
        </m:oMath>
      </m:oMathPara>
    </w:p>
    <w:p w14:paraId="706D3E2E" w14:textId="77777777" w:rsidR="00C618FB" w:rsidRDefault="00000000">
      <w:pPr>
        <w:pStyle w:val="FirstParagraph"/>
      </w:pPr>
      <w:r>
        <w:t xml:space="preserve">To achieve the maximum expected product </w:t>
      </w:r>
      <m:oMath>
        <m:r>
          <w:rPr>
            <w:rFonts w:ascii="Cambria Math" w:hAnsi="Cambria Math"/>
          </w:rPr>
          <m:t>E</m:t>
        </m:r>
        <m:sSub>
          <m:sSubPr>
            <m:ctrlPr>
              <w:rPr>
                <w:rFonts w:ascii="Cambria Math" w:hAnsi="Cambria Math"/>
              </w:rPr>
            </m:ctrlPr>
          </m:sSubPr>
          <m:e>
            <m:d>
              <m:dPr>
                <m:begChr m:val="["/>
                <m:endChr m:val="]"/>
                <m:ctrlPr>
                  <w:rPr>
                    <w:rFonts w:ascii="Cambria Math" w:hAnsi="Cambria Math"/>
                  </w:rPr>
                </m:ctrlPr>
              </m:dPr>
              <m:e>
                <m:r>
                  <w:rPr>
                    <w:rFonts w:ascii="Cambria Math" w:hAnsi="Cambria Math"/>
                  </w:rPr>
                  <m:t>XY</m:t>
                </m:r>
              </m:e>
            </m:d>
          </m:e>
          <m:sub>
            <m:r>
              <m:rPr>
                <m:nor/>
              </m:rPr>
              <m:t>max</m:t>
            </m:r>
          </m:sub>
        </m:sSub>
      </m:oMath>
      <w:r>
        <w:t xml:space="preserve">, do the following: First sort ranks from largest to smallest independently for both </w:t>
      </w:r>
      <m:oMath>
        <m:r>
          <w:rPr>
            <w:rFonts w:ascii="Cambria Math" w:hAnsi="Cambria Math"/>
          </w:rPr>
          <m:t>X</m:t>
        </m:r>
      </m:oMath>
      <w:r>
        <w:t xml:space="preserve"> and </w:t>
      </w:r>
      <m:oMath>
        <m:r>
          <w:rPr>
            <w:rFonts w:ascii="Cambria Math" w:hAnsi="Cambria Math"/>
          </w:rPr>
          <m:t>Y</m:t>
        </m:r>
      </m:oMath>
      <w:r>
        <w:t>; then pair ranks directly from highest to lowest available observations.</w:t>
      </w:r>
    </w:p>
    <w:p w14:paraId="29F7697E" w14:textId="77777777" w:rsidR="00C618FB" w:rsidRDefault="00C618FB">
      <w:pPr>
        <w:pStyle w:val="BodyText"/>
      </w:pPr>
    </w:p>
    <w:p w14:paraId="1396DE38" w14:textId="77777777" w:rsidR="00C618FB" w:rsidRDefault="00000000">
      <w:pPr>
        <w:pStyle w:val="BodyText"/>
      </w:pPr>
      <w:r>
        <w:t xml:space="preserve">The formula for </w:t>
      </w:r>
      <m:oMath>
        <m:r>
          <w:rPr>
            <w:rFonts w:ascii="Cambria Math" w:hAnsi="Cambria Math"/>
          </w:rPr>
          <m:t>E</m:t>
        </m:r>
        <m:sSub>
          <m:sSubPr>
            <m:ctrlPr>
              <w:rPr>
                <w:rFonts w:ascii="Cambria Math" w:hAnsi="Cambria Math"/>
              </w:rPr>
            </m:ctrlPr>
          </m:sSubPr>
          <m:e>
            <m:d>
              <m:dPr>
                <m:begChr m:val="["/>
                <m:endChr m:val="]"/>
                <m:ctrlPr>
                  <w:rPr>
                    <w:rFonts w:ascii="Cambria Math" w:hAnsi="Cambria Math"/>
                  </w:rPr>
                </m:ctrlPr>
              </m:dPr>
              <m:e>
                <m:r>
                  <w:rPr>
                    <w:rFonts w:ascii="Cambria Math" w:hAnsi="Cambria Math"/>
                  </w:rPr>
                  <m:t>XY</m:t>
                </m:r>
              </m:e>
            </m:d>
          </m:e>
          <m:sub>
            <m:r>
              <m:rPr>
                <m:nor/>
              </m:rPr>
              <m:t>min</m:t>
            </m:r>
          </m:sub>
        </m:sSub>
      </m:oMath>
      <w:r>
        <w:t xml:space="preserve"> is derived in a similar manner. Define explicitly a matrix </w:t>
      </w:r>
      <m:oMath>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j</m:t>
            </m:r>
          </m:sub>
        </m:sSub>
      </m:oMath>
      <w:r>
        <w:t xml:space="preserve"> giving frequencies of pairings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with </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oMath>
      <w:r>
        <w:t xml:space="preserve">. For the minimal expectation, pair largest available </w:t>
      </w:r>
      <m:oMath>
        <m:r>
          <w:rPr>
            <w:rFonts w:ascii="Cambria Math" w:hAnsi="Cambria Math"/>
          </w:rPr>
          <m:t>X</m:t>
        </m:r>
      </m:oMath>
      <w:r>
        <w:t xml:space="preserve">-values explicitly with smallest available </w:t>
      </w:r>
      <m:oMath>
        <m:r>
          <w:rPr>
            <w:rFonts w:ascii="Cambria Math" w:hAnsi="Cambria Math"/>
          </w:rPr>
          <m:t>Y</m:t>
        </m:r>
      </m:oMath>
      <w:r>
        <w:t>-values first (greedy algorithm):</w:t>
      </w:r>
    </w:p>
    <w:p w14:paraId="1DD7BCD9" w14:textId="77777777" w:rsidR="00C618FB" w:rsidRDefault="00000000">
      <w:pPr>
        <w:pStyle w:val="BodyText"/>
      </w:pPr>
      <w:r>
        <w:t>Initialize explicitly available frequencies:</w:t>
      </w:r>
    </w:p>
    <w:p w14:paraId="787494A4" w14:textId="77777777" w:rsidR="00C618FB" w:rsidRDefault="00000000">
      <w:pPr>
        <w:pStyle w:val="BodyText"/>
      </w:pPr>
      <m:oMathPara>
        <m:oMathParaPr>
          <m:jc m:val="center"/>
        </m:oMathParaPr>
        <m:oMath>
          <m:r>
            <w:rPr>
              <w:rFonts w:ascii="Cambria Math" w:hAnsi="Cambria Math"/>
            </w:rPr>
            <m:t>n</m:t>
          </m:r>
          <m:sSub>
            <m:sSubPr>
              <m:ctrlPr>
                <w:rPr>
                  <w:rFonts w:ascii="Cambria Math" w:hAnsi="Cambria Math"/>
                </w:rPr>
              </m:ctrlPr>
            </m:sSubPr>
            <m:e>
              <m:r>
                <m:rPr>
                  <m:sty m:val="p"/>
                </m:rPr>
                <w:rPr>
                  <w:rFonts w:ascii="Cambria Math" w:hAnsi="Cambria Math"/>
                </w:rPr>
                <m:t>'</m:t>
              </m:r>
            </m:e>
            <m:sub>
              <m:r>
                <w:rPr>
                  <w:rFonts w:ascii="Cambria Math" w:hAnsi="Cambria Math"/>
                </w:rPr>
                <m:t>Y</m:t>
              </m:r>
            </m:sub>
          </m:sSub>
          <m:d>
            <m:dPr>
              <m:ctrlPr>
                <w:rPr>
                  <w:rFonts w:ascii="Cambria Math" w:hAnsi="Cambria Math"/>
                </w:rPr>
              </m:ctrlPr>
            </m:dPr>
            <m:e>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Y</m:t>
              </m:r>
            </m:sub>
          </m:sSub>
          <m:d>
            <m:dPr>
              <m:ctrlPr>
                <w:rPr>
                  <w:rFonts w:ascii="Cambria Math" w:hAnsi="Cambria Math"/>
                </w:rPr>
              </m:ctrlPr>
            </m:dPr>
            <m:e>
              <m:r>
                <w:rPr>
                  <w:rFonts w:ascii="Cambria Math" w:hAnsi="Cambria Math"/>
                </w:rPr>
                <m:t>j</m:t>
              </m:r>
            </m:e>
          </m:d>
          <m:r>
            <w:rPr>
              <w:rFonts w:ascii="Cambria Math" w:hAnsi="Cambria Math"/>
            </w:rPr>
            <m:t> </m:t>
          </m:r>
          <m:r>
            <m:rPr>
              <m:nor/>
            </m:rPr>
            <m:t xml:space="preserve">for each </m:t>
          </m:r>
          <m:r>
            <w:rPr>
              <w:rFonts w:ascii="Cambria Math" w:hAnsi="Cambria Math"/>
            </w:rPr>
            <m:t>j</m:t>
          </m:r>
        </m:oMath>
      </m:oMathPara>
    </w:p>
    <w:p w14:paraId="2B77402E" w14:textId="77777777" w:rsidR="00C618FB" w:rsidRDefault="00000000">
      <w:pPr>
        <w:numPr>
          <w:ilvl w:val="0"/>
          <w:numId w:val="32"/>
        </w:numPr>
      </w:pPr>
      <w:r>
        <w:t xml:space="preserve">For </w:t>
      </w:r>
      <m:oMath>
        <m:r>
          <w:rPr>
            <w:rFonts w:ascii="Cambria Math" w:hAnsi="Cambria Math"/>
          </w:rPr>
          <m:t>i</m:t>
        </m:r>
      </m:oMath>
      <w:r>
        <w:t xml:space="preserve"> from largest to smallest (</w:t>
      </w:r>
      <m:oMath>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X</m:t>
            </m:r>
          </m:sub>
        </m:sSub>
      </m:oMath>
      <w:r>
        <w:t xml:space="preserve"> down to </w:t>
      </w:r>
      <m:oMath>
        <m:r>
          <w:rPr>
            <w:rFonts w:ascii="Cambria Math" w:hAnsi="Cambria Math"/>
          </w:rPr>
          <m:t>1</m:t>
        </m:r>
      </m:oMath>
      <w:r>
        <w:t>):</w:t>
      </w:r>
    </w:p>
    <w:p w14:paraId="18E5EE12" w14:textId="77777777" w:rsidR="00C618FB" w:rsidRDefault="00000000">
      <w:pPr>
        <w:pStyle w:val="Compact"/>
        <w:numPr>
          <w:ilvl w:val="1"/>
          <w:numId w:val="33"/>
        </w:numPr>
      </w:pPr>
      <w:r>
        <w:t xml:space="preserve">For </w:t>
      </w:r>
      <m:oMath>
        <m:r>
          <w:rPr>
            <w:rFonts w:ascii="Cambria Math" w:hAnsi="Cambria Math"/>
          </w:rPr>
          <m:t>j</m:t>
        </m:r>
      </m:oMath>
      <w:r>
        <w:t xml:space="preserve"> from smallest to largest (</w:t>
      </w:r>
      <m:oMath>
        <m:r>
          <w:rPr>
            <w:rFonts w:ascii="Cambria Math" w:hAnsi="Cambria Math"/>
          </w:rPr>
          <m:t>j</m:t>
        </m:r>
        <m:r>
          <m:rPr>
            <m:sty m:val="p"/>
          </m:rPr>
          <w:rPr>
            <w:rFonts w:ascii="Cambria Math" w:hAnsi="Cambria Math"/>
          </w:rPr>
          <m:t>=</m:t>
        </m:r>
        <m:r>
          <w:rPr>
            <w:rFonts w:ascii="Cambria Math" w:hAnsi="Cambria Math"/>
          </w:rPr>
          <m:t>1</m:t>
        </m:r>
      </m:oMath>
      <w:r>
        <w:t xml:space="preserve"> up to </w:t>
      </w:r>
      <m:oMath>
        <m:sSub>
          <m:sSubPr>
            <m:ctrlPr>
              <w:rPr>
                <w:rFonts w:ascii="Cambria Math" w:hAnsi="Cambria Math"/>
              </w:rPr>
            </m:ctrlPr>
          </m:sSubPr>
          <m:e>
            <m:r>
              <w:rPr>
                <w:rFonts w:ascii="Cambria Math" w:hAnsi="Cambria Math"/>
              </w:rPr>
              <m:t>K</m:t>
            </m:r>
          </m:e>
          <m:sub>
            <m:r>
              <w:rPr>
                <w:rFonts w:ascii="Cambria Math" w:hAnsi="Cambria Math"/>
              </w:rPr>
              <m:t>Y</m:t>
            </m:r>
          </m:sub>
        </m:sSub>
      </m:oMath>
      <w:r>
        <w:t>):</w:t>
      </w:r>
    </w:p>
    <w:p w14:paraId="47EAD559" w14:textId="77777777" w:rsidR="00C618FB" w:rsidRDefault="00000000">
      <w:pPr>
        <w:pStyle w:val="Compact"/>
        <w:numPr>
          <w:ilvl w:val="2"/>
          <w:numId w:val="34"/>
        </w:numPr>
      </w:pPr>
      <w:r>
        <w:t>Pair explicitly as many observations as possible:</w:t>
      </w:r>
    </w:p>
    <w:p w14:paraId="170782A3" w14:textId="77777777" w:rsidR="00C618FB" w:rsidRDefault="00000000">
      <w:pPr>
        <w:pStyle w:val="Compac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X</m:t>
                  </m:r>
                </m:sub>
              </m:sSub>
              <m:d>
                <m:dPr>
                  <m:ctrlPr>
                    <w:rPr>
                      <w:rFonts w:ascii="Cambria Math" w:hAnsi="Cambria Math"/>
                    </w:rPr>
                  </m:ctrlPr>
                </m:dPr>
                <m:e>
                  <m:r>
                    <w:rPr>
                      <w:rFonts w:ascii="Cambria Math" w:hAnsi="Cambria Math"/>
                    </w:rPr>
                    <m:t>i</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1</m:t>
                  </m:r>
                </m:sub>
                <m:sup>
                  <m:r>
                    <w:rPr>
                      <w:rFonts w:ascii="Cambria Math" w:hAnsi="Cambria Math"/>
                    </w:rPr>
                    <m:t>j</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s</m:t>
                      </m:r>
                    </m:sub>
                  </m:sSub>
                </m:e>
              </m:nary>
              <m:r>
                <m:rPr>
                  <m:sty m:val="p"/>
                </m:rPr>
                <w:rPr>
                  <w:rFonts w:ascii="Cambria Math" w:hAnsi="Cambria Math"/>
                </w:rPr>
                <m:t>,</m:t>
              </m:r>
              <m:r>
                <w:rPr>
                  <w:rFonts w:ascii="Cambria Math" w:hAnsi="Cambria Math"/>
                </w:rPr>
                <m:t> n</m:t>
              </m:r>
              <m:sSub>
                <m:sSubPr>
                  <m:ctrlPr>
                    <w:rPr>
                      <w:rFonts w:ascii="Cambria Math" w:hAnsi="Cambria Math"/>
                    </w:rPr>
                  </m:ctrlPr>
                </m:sSubPr>
                <m:e>
                  <m:r>
                    <m:rPr>
                      <m:sty m:val="p"/>
                    </m:rPr>
                    <w:rPr>
                      <w:rFonts w:ascii="Cambria Math" w:hAnsi="Cambria Math"/>
                    </w:rPr>
                    <m:t>'</m:t>
                  </m:r>
                </m:e>
                <m:sub>
                  <m:r>
                    <w:rPr>
                      <w:rFonts w:ascii="Cambria Math" w:hAnsi="Cambria Math"/>
                    </w:rPr>
                    <m:t>Y</m:t>
                  </m:r>
                </m:sub>
              </m:sSub>
              <m:d>
                <m:dPr>
                  <m:ctrlPr>
                    <w:rPr>
                      <w:rFonts w:ascii="Cambria Math" w:hAnsi="Cambria Math"/>
                    </w:rPr>
                  </m:ctrlPr>
                </m:dPr>
                <m:e>
                  <m:r>
                    <w:rPr>
                      <w:rFonts w:ascii="Cambria Math" w:hAnsi="Cambria Math"/>
                    </w:rPr>
                    <m:t>j</m:t>
                  </m:r>
                </m:e>
              </m:d>
            </m:e>
          </m:d>
        </m:oMath>
      </m:oMathPara>
    </w:p>
    <w:p w14:paraId="162B6FC0" w14:textId="77777777" w:rsidR="00C618FB" w:rsidRDefault="00000000">
      <w:pPr>
        <w:numPr>
          <w:ilvl w:val="0"/>
          <w:numId w:val="32"/>
        </w:numPr>
      </w:pPr>
      <w:r>
        <w:t>Update explicitly available frequencies:</w:t>
      </w:r>
    </w:p>
    <w:p w14:paraId="1B6AC5A2" w14:textId="77777777" w:rsidR="00C618FB" w:rsidRDefault="00000000">
      <w:pPr>
        <w:pStyle w:val="FirstParagraph"/>
      </w:pPr>
      <m:oMathPara>
        <m:oMathParaPr>
          <m:jc m:val="center"/>
        </m:oMathParaPr>
        <m:oMath>
          <m:r>
            <w:rPr>
              <w:rFonts w:ascii="Cambria Math" w:hAnsi="Cambria Math"/>
            </w:rPr>
            <m:t>n</m:t>
          </m:r>
          <m:sSub>
            <m:sSubPr>
              <m:ctrlPr>
                <w:rPr>
                  <w:rFonts w:ascii="Cambria Math" w:hAnsi="Cambria Math"/>
                </w:rPr>
              </m:ctrlPr>
            </m:sSubPr>
            <m:e>
              <m:r>
                <m:rPr>
                  <m:sty m:val="p"/>
                </m:rPr>
                <w:rPr>
                  <w:rFonts w:ascii="Cambria Math" w:hAnsi="Cambria Math"/>
                </w:rPr>
                <m:t>'</m:t>
              </m:r>
            </m:e>
            <m:sub>
              <m:r>
                <w:rPr>
                  <w:rFonts w:ascii="Cambria Math" w:hAnsi="Cambria Math"/>
                </w:rPr>
                <m:t>Y</m:t>
              </m:r>
            </m:sub>
          </m:sSub>
          <m:d>
            <m:dPr>
              <m:ctrlPr>
                <w:rPr>
                  <w:rFonts w:ascii="Cambria Math" w:hAnsi="Cambria Math"/>
                </w:rPr>
              </m:ctrlPr>
            </m:dPr>
            <m:e>
              <m:r>
                <w:rPr>
                  <w:rFonts w:ascii="Cambria Math" w:hAnsi="Cambria Math"/>
                </w:rPr>
                <m:t>j</m:t>
              </m:r>
            </m:e>
          </m:d>
          <m:r>
            <m:rPr>
              <m:sty m:val="p"/>
            </m:rPr>
            <w:rPr>
              <w:rFonts w:ascii="Cambria Math" w:hAnsi="Cambria Math"/>
            </w:rPr>
            <m:t>←</m:t>
          </m:r>
          <m:r>
            <w:rPr>
              <w:rFonts w:ascii="Cambria Math" w:hAnsi="Cambria Math"/>
            </w:rPr>
            <m:t>n</m:t>
          </m:r>
          <m:sSub>
            <m:sSubPr>
              <m:ctrlPr>
                <w:rPr>
                  <w:rFonts w:ascii="Cambria Math" w:hAnsi="Cambria Math"/>
                </w:rPr>
              </m:ctrlPr>
            </m:sSubPr>
            <m:e>
              <m:r>
                <m:rPr>
                  <m:sty m:val="p"/>
                </m:rPr>
                <w:rPr>
                  <w:rFonts w:ascii="Cambria Math" w:hAnsi="Cambria Math"/>
                </w:rPr>
                <m:t>'</m:t>
              </m:r>
            </m:e>
            <m:sub>
              <m:r>
                <w:rPr>
                  <w:rFonts w:ascii="Cambria Math" w:hAnsi="Cambria Math"/>
                </w:rPr>
                <m:t>Y</m:t>
              </m:r>
            </m:sub>
          </m:sSub>
          <m:d>
            <m:dPr>
              <m:ctrlPr>
                <w:rPr>
                  <w:rFonts w:ascii="Cambria Math" w:hAnsi="Cambria Math"/>
                </w:rPr>
              </m:ctrlPr>
            </m:dPr>
            <m:e>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j</m:t>
              </m:r>
            </m:sub>
          </m:sSub>
        </m:oMath>
      </m:oMathPara>
    </w:p>
    <w:p w14:paraId="6A2CAA1F" w14:textId="77777777" w:rsidR="00C618FB" w:rsidRDefault="00000000">
      <w:pPr>
        <w:pStyle w:val="FirstParagraph"/>
      </w:pPr>
      <w:r>
        <w:t>Then explicitly the minimal expectation is:</w:t>
      </w:r>
    </w:p>
    <w:p w14:paraId="4E875209" w14:textId="77777777" w:rsidR="00C618FB" w:rsidRDefault="00000000">
      <w:pPr>
        <w:pStyle w:val="BodyText"/>
      </w:pPr>
      <m:oMathPara>
        <m:oMathParaPr>
          <m:jc m:val="center"/>
        </m:oMathParaPr>
        <m:oMath>
          <m:r>
            <w:rPr>
              <w:rFonts w:ascii="Cambria Math" w:hAnsi="Cambria Math"/>
            </w:rPr>
            <m:t>E</m:t>
          </m:r>
          <m:sSub>
            <m:sSubPr>
              <m:ctrlPr>
                <w:rPr>
                  <w:rFonts w:ascii="Cambria Math" w:hAnsi="Cambria Math"/>
                </w:rPr>
              </m:ctrlPr>
            </m:sSubPr>
            <m:e>
              <m:d>
                <m:dPr>
                  <m:begChr m:val="["/>
                  <m:endChr m:val="]"/>
                  <m:ctrlPr>
                    <w:rPr>
                      <w:rFonts w:ascii="Cambria Math" w:hAnsi="Cambria Math"/>
                    </w:rPr>
                  </m:ctrlPr>
                </m:dPr>
                <m:e>
                  <m:r>
                    <w:rPr>
                      <w:rFonts w:ascii="Cambria Math" w:hAnsi="Cambria Math"/>
                    </w:rPr>
                    <m:t>XY</m:t>
                  </m:r>
                </m:e>
              </m:d>
            </m:e>
            <m:sub>
              <m:r>
                <m:rPr>
                  <m:nor/>
                </m:rPr>
                <m:t>min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K</m:t>
                  </m:r>
                </m:e>
                <m:sub>
                  <m:r>
                    <w:rPr>
                      <w:rFonts w:ascii="Cambria Math" w:hAnsi="Cambria Math"/>
                    </w:rPr>
                    <m:t>X</m:t>
                  </m:r>
                </m:sub>
              </m:sSub>
            </m:sup>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K</m:t>
                      </m:r>
                    </m:e>
                    <m:sub>
                      <m:r>
                        <w:rPr>
                          <w:rFonts w:ascii="Cambria Math" w:hAnsi="Cambria Math"/>
                        </w:rPr>
                        <m:t>Y</m:t>
                      </m:r>
                    </m:sub>
                  </m:sSub>
                </m:sup>
                <m:e>
                  <m:sSub>
                    <m:sSubPr>
                      <m:ctrlPr>
                        <w:rPr>
                          <w:rFonts w:ascii="Cambria Math" w:hAnsi="Cambria Math"/>
                        </w:rPr>
                      </m:ctrlPr>
                    </m:sSubPr>
                    <m:e>
                      <m:r>
                        <w:rPr>
                          <w:rFonts w:ascii="Cambria Math" w:hAnsi="Cambria Math"/>
                        </w:rPr>
                        <m:t>x</m:t>
                      </m:r>
                    </m:e>
                    <m:sub>
                      <m:r>
                        <w:rPr>
                          <w:rFonts w:ascii="Cambria Math" w:hAnsi="Cambria Math"/>
                        </w:rPr>
                        <m:t>i</m:t>
                      </m:r>
                    </m:sub>
                  </m:sSub>
                </m:e>
              </m:nary>
            </m:e>
          </m:nary>
          <m:sSub>
            <m:sSubPr>
              <m:ctrlPr>
                <w:rPr>
                  <w:rFonts w:ascii="Cambria Math" w:hAnsi="Cambria Math"/>
                </w:rPr>
              </m:ctrlPr>
            </m:sSubPr>
            <m:e>
              <m:r>
                <w:rPr>
                  <w:rFonts w:ascii="Cambria Math" w:hAnsi="Cambria Math"/>
                </w:rPr>
                <m:t>y</m:t>
              </m:r>
            </m:e>
            <m:sub>
              <m:r>
                <w:rPr>
                  <w:rFonts w:ascii="Cambria Math" w:hAnsi="Cambria Math"/>
                </w:rPr>
                <m:t>j</m:t>
              </m:r>
            </m:sub>
          </m:sSub>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j</m:t>
              </m:r>
            </m:sub>
          </m:sSub>
        </m:oMath>
      </m:oMathPara>
    </w:p>
    <w:p w14:paraId="3862F6E4" w14:textId="77777777" w:rsidR="00C618FB" w:rsidRDefault="00000000">
      <w:pPr>
        <w:pStyle w:val="FirstParagraph"/>
      </w:pPr>
      <w:r>
        <w:t xml:space="preserve">This explicit equation applies Whitt’s rearrangement </w:t>
      </w:r>
      <w:proofErr w:type="gramStart"/>
      <w:r>
        <w:t>theorem ,</w:t>
      </w:r>
      <w:proofErr w:type="gramEnd"/>
      <w:r>
        <w:t xml:space="preserve"> Whitt (1976</w:t>
      </w:r>
      <w:proofErr w:type="gramStart"/>
      <w:r>
        <w:t>) ,</w:t>
      </w:r>
      <w:proofErr w:type="gramEnd"/>
      <w:r>
        <w:t xml:space="preserve"> ensuring proper maximal pairing of ranks. (Whitt (1976))</w:t>
      </w:r>
    </w:p>
    <w:p w14:paraId="47A65794" w14:textId="77777777" w:rsidR="00C618FB" w:rsidRDefault="00C618FB">
      <w:pPr>
        <w:pStyle w:val="BodyText"/>
      </w:pPr>
    </w:p>
    <w:p w14:paraId="537A9EEF" w14:textId="77777777" w:rsidR="00C618FB" w:rsidRDefault="00000000">
      <w:pPr>
        <w:pStyle w:val="BodyText"/>
      </w:pPr>
      <w:r>
        <w:rPr>
          <w:b/>
          <w:bCs/>
        </w:rPr>
        <w:t>Discussion</w:t>
      </w:r>
    </w:p>
    <w:p w14:paraId="22300C52" w14:textId="77777777" w:rsidR="00C618FB" w:rsidRDefault="00000000">
      <w:pPr>
        <w:pStyle w:val="BodyText"/>
      </w:pPr>
      <w:r>
        <w:t xml:space="preserve">We want to construct a joint distribution table </w:t>
      </w:r>
      <m:oMath>
        <m:r>
          <w:rPr>
            <w:rFonts w:ascii="Cambria Math" w:hAnsi="Cambria Math"/>
          </w:rPr>
          <m:t>M</m:t>
        </m:r>
      </m:oMath>
      <w:r>
        <w:t xml:space="preserve"> such that:</w:t>
      </w:r>
    </w:p>
    <w:p w14:paraId="285562EF" w14:textId="77777777" w:rsidR="00C618FB" w:rsidRDefault="00000000">
      <w:pPr>
        <w:numPr>
          <w:ilvl w:val="0"/>
          <w:numId w:val="35"/>
        </w:numPr>
      </w:pPr>
      <w:r>
        <w:t xml:space="preserve">The </w:t>
      </w:r>
      <w:r>
        <w:rPr>
          <w:b/>
          <w:bCs/>
        </w:rPr>
        <w:t>row sums</w:t>
      </w:r>
      <w:r>
        <w:t xml:space="preserve"> match the marginal counts for </w:t>
      </w:r>
      <m:oMath>
        <m:r>
          <w:rPr>
            <w:rFonts w:ascii="Cambria Math" w:hAnsi="Cambria Math"/>
          </w:rPr>
          <m:t>X</m:t>
        </m:r>
      </m:oMath>
      <w:r>
        <w:t xml:space="preserve">: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i</m:t>
                </m:r>
                <m:r>
                  <m:rPr>
                    <m:sty m:val="p"/>
                  </m:rPr>
                  <w:rPr>
                    <w:rFonts w:ascii="Cambria Math" w:hAnsi="Cambria Math"/>
                  </w:rPr>
                  <m:t>,</m:t>
                </m:r>
                <m:r>
                  <w:rPr>
                    <w:rFonts w:ascii="Cambria Math" w:hAnsi="Cambria Math"/>
                  </w:rPr>
                  <m:t>j</m:t>
                </m:r>
              </m:sub>
            </m:sSub>
          </m:e>
        </m:nary>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X</m:t>
            </m:r>
          </m:sub>
        </m:sSub>
        <m:d>
          <m:dPr>
            <m:ctrlPr>
              <w:rPr>
                <w:rFonts w:ascii="Cambria Math" w:hAnsi="Cambria Math"/>
              </w:rPr>
            </m:ctrlPr>
          </m:dPr>
          <m:e>
            <m:r>
              <w:rPr>
                <w:rFonts w:ascii="Cambria Math" w:hAnsi="Cambria Math"/>
              </w:rPr>
              <m:t>i</m:t>
            </m:r>
          </m:e>
        </m:d>
      </m:oMath>
    </w:p>
    <w:p w14:paraId="6EC126B0" w14:textId="77777777" w:rsidR="00C618FB" w:rsidRDefault="00000000">
      <w:pPr>
        <w:numPr>
          <w:ilvl w:val="0"/>
          <w:numId w:val="35"/>
        </w:numPr>
      </w:pPr>
      <w:r>
        <w:t xml:space="preserve">The </w:t>
      </w:r>
      <w:r>
        <w:rPr>
          <w:b/>
          <w:bCs/>
        </w:rPr>
        <w:t>column sums</w:t>
      </w:r>
      <w:r>
        <w:t xml:space="preserve"> match the marginal counts for </w:t>
      </w:r>
      <m:oMath>
        <m:r>
          <w:rPr>
            <w:rFonts w:ascii="Cambria Math" w:hAnsi="Cambria Math"/>
          </w:rPr>
          <m:t>Y</m:t>
        </m:r>
      </m:oMath>
      <w:r>
        <w:t xml:space="preserve">: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i</m:t>
                </m:r>
                <m:r>
                  <m:rPr>
                    <m:sty m:val="p"/>
                  </m:rPr>
                  <w:rPr>
                    <w:rFonts w:ascii="Cambria Math" w:hAnsi="Cambria Math"/>
                  </w:rPr>
                  <m:t>,</m:t>
                </m:r>
                <m:r>
                  <w:rPr>
                    <w:rFonts w:ascii="Cambria Math" w:hAnsi="Cambria Math"/>
                  </w:rPr>
                  <m:t>j</m:t>
                </m:r>
              </m:sub>
            </m:sSub>
          </m:e>
        </m:nary>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Y</m:t>
            </m:r>
          </m:sub>
        </m:sSub>
        <m:d>
          <m:dPr>
            <m:ctrlPr>
              <w:rPr>
                <w:rFonts w:ascii="Cambria Math" w:hAnsi="Cambria Math"/>
              </w:rPr>
            </m:ctrlPr>
          </m:dPr>
          <m:e>
            <m:r>
              <w:rPr>
                <w:rFonts w:ascii="Cambria Math" w:hAnsi="Cambria Math"/>
              </w:rPr>
              <m:t>j</m:t>
            </m:r>
          </m:e>
        </m:d>
      </m:oMath>
    </w:p>
    <w:p w14:paraId="02F6332A" w14:textId="77777777" w:rsidR="00C618FB" w:rsidRDefault="00000000">
      <w:pPr>
        <w:pStyle w:val="FirstParagraph"/>
      </w:pPr>
      <w:r>
        <w:t xml:space="preserve">To do this, we go </w:t>
      </w:r>
      <w:r>
        <w:rPr>
          <w:b/>
          <w:bCs/>
        </w:rPr>
        <w:t>greedily</w:t>
      </w:r>
      <w:r>
        <w:t xml:space="preserve">, pairing the highest available </w:t>
      </w:r>
      <m:oMath>
        <m:r>
          <w:rPr>
            <w:rFonts w:ascii="Cambria Math" w:hAnsi="Cambria Math"/>
          </w:rPr>
          <m:t>X</m:t>
        </m:r>
      </m:oMath>
      <w:r>
        <w:t xml:space="preserve"> values with the </w:t>
      </w:r>
      <w:r>
        <w:rPr>
          <w:b/>
          <w:bCs/>
        </w:rPr>
        <w:t>smallest available</w:t>
      </w:r>
      <w:r>
        <w:t xml:space="preserve"> </w:t>
      </w:r>
      <m:oMath>
        <m:r>
          <w:rPr>
            <w:rFonts w:ascii="Cambria Math" w:hAnsi="Cambria Math"/>
          </w:rPr>
          <m:t>Y</m:t>
        </m:r>
      </m:oMath>
      <w:r>
        <w:t xml:space="preserve"> values, one cell at a time.</w:t>
      </w:r>
    </w:p>
    <w:p w14:paraId="3A15843C" w14:textId="77777777" w:rsidR="00C618FB" w:rsidRDefault="00000000">
      <w:pPr>
        <w:pStyle w:val="BodyText"/>
      </w:pPr>
      <w:r>
        <w:t xml:space="preserve">To avoid </w:t>
      </w:r>
      <w:r>
        <w:rPr>
          <w:b/>
          <w:bCs/>
        </w:rPr>
        <w:t>exceeding</w:t>
      </w:r>
      <w:r>
        <w:t xml:space="preserve"> the available marginal totals in </w:t>
      </w:r>
      <m:oMath>
        <m:r>
          <w:rPr>
            <w:rFonts w:ascii="Cambria Math" w:hAnsi="Cambria Math"/>
          </w:rPr>
          <m:t>Y</m:t>
        </m:r>
      </m:oMath>
      <w:r>
        <w:t xml:space="preserve">, we must track how much of </w:t>
      </w:r>
      <m:oMath>
        <m:sSub>
          <m:sSubPr>
            <m:ctrlPr>
              <w:rPr>
                <w:rFonts w:ascii="Cambria Math" w:hAnsi="Cambria Math"/>
              </w:rPr>
            </m:ctrlPr>
          </m:sSubPr>
          <m:e>
            <m:r>
              <w:rPr>
                <w:rFonts w:ascii="Cambria Math" w:hAnsi="Cambria Math"/>
              </w:rPr>
              <m:t>n</m:t>
            </m:r>
          </m:e>
          <m:sub>
            <m:r>
              <w:rPr>
                <w:rFonts w:ascii="Cambria Math" w:hAnsi="Cambria Math"/>
              </w:rPr>
              <m:t>Y</m:t>
            </m:r>
          </m:sub>
        </m:sSub>
        <m:d>
          <m:dPr>
            <m:ctrlPr>
              <w:rPr>
                <w:rFonts w:ascii="Cambria Math" w:hAnsi="Cambria Math"/>
              </w:rPr>
            </m:ctrlPr>
          </m:dPr>
          <m:e>
            <m:r>
              <w:rPr>
                <w:rFonts w:ascii="Cambria Math" w:hAnsi="Cambria Math"/>
              </w:rPr>
              <m:t>j</m:t>
            </m:r>
          </m:e>
        </m:d>
      </m:oMath>
      <w:r>
        <w:t xml:space="preserve"> is </w:t>
      </w:r>
      <w:r>
        <w:rPr>
          <w:b/>
          <w:bCs/>
        </w:rPr>
        <w:t>still unassigned</w:t>
      </w:r>
      <w:r>
        <w:t xml:space="preserve"> at each step — and that’s what </w:t>
      </w:r>
      <m:oMath>
        <m:sSub>
          <m:sSubPr>
            <m:ctrlPr>
              <w:rPr>
                <w:rFonts w:ascii="Cambria Math" w:hAnsi="Cambria Math"/>
              </w:rPr>
            </m:ctrlPr>
          </m:sSubPr>
          <m:e>
            <m:r>
              <w:rPr>
                <w:rFonts w:ascii="Cambria Math" w:hAnsi="Cambria Math"/>
              </w:rPr>
              <m:t>n</m:t>
            </m:r>
          </m:e>
          <m:sub>
            <m:r>
              <w:rPr>
                <w:rFonts w:ascii="Cambria Math" w:hAnsi="Cambria Math"/>
              </w:rPr>
              <m:t>Y</m:t>
            </m:r>
          </m:sub>
        </m:sSub>
        <m:r>
          <m:rPr>
            <m:sty m:val="p"/>
          </m:rPr>
          <w:rPr>
            <w:rFonts w:ascii="Cambria Math" w:hAnsi="Cambria Math"/>
          </w:rPr>
          <m:t>'</m:t>
        </m:r>
        <m:d>
          <m:dPr>
            <m:ctrlPr>
              <w:rPr>
                <w:rFonts w:ascii="Cambria Math" w:hAnsi="Cambria Math"/>
              </w:rPr>
            </m:ctrlPr>
          </m:dPr>
          <m:e>
            <m:r>
              <w:rPr>
                <w:rFonts w:ascii="Cambria Math" w:hAnsi="Cambria Math"/>
              </w:rPr>
              <m:t>j</m:t>
            </m:r>
          </m:e>
        </m:d>
      </m:oMath>
      <w:r>
        <w:t xml:space="preserve"> represents.</w:t>
      </w:r>
      <w:r>
        <w:br/>
        <w:t xml:space="preserve">After assigning </w:t>
      </w:r>
      <m:oMath>
        <m:sSub>
          <m:sSubPr>
            <m:ctrlPr>
              <w:rPr>
                <w:rFonts w:ascii="Cambria Math" w:hAnsi="Cambria Math"/>
              </w:rPr>
            </m:ctrlPr>
          </m:sSubPr>
          <m:e>
            <m:r>
              <w:rPr>
                <w:rFonts w:ascii="Cambria Math" w:hAnsi="Cambria Math"/>
              </w:rPr>
              <m:t>M</m:t>
            </m:r>
          </m:e>
          <m:sub>
            <m:r>
              <w:rPr>
                <w:rFonts w:ascii="Cambria Math" w:hAnsi="Cambria Math"/>
              </w:rPr>
              <m:t>i</m:t>
            </m:r>
            <m:r>
              <m:rPr>
                <m:sty m:val="p"/>
              </m:rPr>
              <w:rPr>
                <w:rFonts w:ascii="Cambria Math" w:hAnsi="Cambria Math"/>
              </w:rPr>
              <m:t>,</m:t>
            </m:r>
            <m:r>
              <w:rPr>
                <w:rFonts w:ascii="Cambria Math" w:hAnsi="Cambria Math"/>
              </w:rPr>
              <m:t>j</m:t>
            </m:r>
          </m:sub>
        </m:sSub>
      </m:oMath>
      <w:r>
        <w:t xml:space="preserve"> units to the cell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we subtract that amount from the remaining pool of level </w:t>
      </w:r>
      <m:oMath>
        <m:sSub>
          <m:sSubPr>
            <m:ctrlPr>
              <w:rPr>
                <w:rFonts w:ascii="Cambria Math" w:hAnsi="Cambria Math"/>
              </w:rPr>
            </m:ctrlPr>
          </m:sSubPr>
          <m:e>
            <m:r>
              <w:rPr>
                <w:rFonts w:ascii="Cambria Math" w:hAnsi="Cambria Math"/>
              </w:rPr>
              <m:t>y</m:t>
            </m:r>
          </m:e>
          <m:sub>
            <m:r>
              <w:rPr>
                <w:rFonts w:ascii="Cambria Math" w:hAnsi="Cambria Math"/>
              </w:rPr>
              <m:t>j</m:t>
            </m:r>
          </m:sub>
        </m:sSub>
      </m:oMath>
      <w:r>
        <w:t xml:space="preserve"> values, like this: </w:t>
      </w:r>
      <m:oMath>
        <m:sSub>
          <m:sSubPr>
            <m:ctrlPr>
              <w:rPr>
                <w:rFonts w:ascii="Cambria Math" w:hAnsi="Cambria Math"/>
              </w:rPr>
            </m:ctrlPr>
          </m:sSubPr>
          <m:e>
            <m:r>
              <w:rPr>
                <w:rFonts w:ascii="Cambria Math" w:hAnsi="Cambria Math"/>
              </w:rPr>
              <m:t>n</m:t>
            </m:r>
          </m:e>
          <m:sub>
            <m:r>
              <w:rPr>
                <w:rFonts w:ascii="Cambria Math" w:hAnsi="Cambria Math"/>
              </w:rPr>
              <m:t>Y</m:t>
            </m:r>
          </m:sub>
        </m:sSub>
        <m:r>
          <m:rPr>
            <m:sty m:val="p"/>
          </m:rPr>
          <w:rPr>
            <w:rFonts w:ascii="Cambria Math" w:hAnsi="Cambria Math"/>
          </w:rPr>
          <m:t>'</m:t>
        </m:r>
        <m:d>
          <m:dPr>
            <m:ctrlPr>
              <w:rPr>
                <w:rFonts w:ascii="Cambria Math" w:hAnsi="Cambria Math"/>
              </w:rPr>
            </m:ctrlPr>
          </m:dPr>
          <m:e>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Y</m:t>
            </m:r>
          </m:sub>
        </m:sSub>
        <m:r>
          <m:rPr>
            <m:sty m:val="p"/>
          </m:rPr>
          <w:rPr>
            <w:rFonts w:ascii="Cambria Math" w:hAnsi="Cambria Math"/>
          </w:rPr>
          <m:t>'</m:t>
        </m:r>
        <m:d>
          <m:dPr>
            <m:ctrlPr>
              <w:rPr>
                <w:rFonts w:ascii="Cambria Math" w:hAnsi="Cambria Math"/>
              </w:rPr>
            </m:ctrlPr>
          </m:dPr>
          <m:e>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r>
              <m:rPr>
                <m:sty m:val="p"/>
              </m:rPr>
              <w:rPr>
                <w:rFonts w:ascii="Cambria Math" w:hAnsi="Cambria Math"/>
              </w:rPr>
              <m:t>,</m:t>
            </m:r>
            <m:r>
              <w:rPr>
                <w:rFonts w:ascii="Cambria Math" w:hAnsi="Cambria Math"/>
              </w:rPr>
              <m:t>j</m:t>
            </m:r>
          </m:sub>
        </m:sSub>
      </m:oMath>
      <w:r>
        <w:t xml:space="preserve">This ensures we don’t </w:t>
      </w:r>
      <w:r>
        <w:rPr>
          <w:b/>
          <w:bCs/>
        </w:rPr>
        <w:t>overfill</w:t>
      </w:r>
      <w:r>
        <w:t xml:space="preserve"> any column of the matrix.</w:t>
      </w:r>
    </w:p>
    <w:p w14:paraId="667ED18E" w14:textId="77777777" w:rsidR="00C618FB" w:rsidRDefault="00000000">
      <w:pPr>
        <w:pStyle w:val="BodyText"/>
      </w:pPr>
      <w:r>
        <w:t xml:space="preserve">To maximize the expectation </w:t>
      </w:r>
      <m:oMath>
        <m:r>
          <w:rPr>
            <w:rFonts w:ascii="Cambria Math" w:hAnsi="Cambria Math"/>
          </w:rPr>
          <m:t>E</m:t>
        </m:r>
        <m:d>
          <m:dPr>
            <m:begChr m:val="["/>
            <m:endChr m:val="]"/>
            <m:ctrlPr>
              <w:rPr>
                <w:rFonts w:ascii="Cambria Math" w:hAnsi="Cambria Math"/>
              </w:rPr>
            </m:ctrlPr>
          </m:dPr>
          <m:e>
            <m:r>
              <w:rPr>
                <w:rFonts w:ascii="Cambria Math" w:hAnsi="Cambria Math"/>
              </w:rPr>
              <m:t>XY</m:t>
            </m:r>
          </m:e>
        </m:d>
      </m:oMath>
      <w:r>
        <w:t xml:space="preserve">, the rearrangement inequality states we must pair values of </w:t>
      </w:r>
      <m:oMath>
        <m:r>
          <w:rPr>
            <w:rFonts w:ascii="Cambria Math" w:hAnsi="Cambria Math"/>
          </w:rPr>
          <m:t>X</m:t>
        </m:r>
      </m:oMath>
      <w:r>
        <w:t xml:space="preserve"> and </w:t>
      </w:r>
      <m:oMath>
        <m:r>
          <w:rPr>
            <w:rFonts w:ascii="Cambria Math" w:hAnsi="Cambria Math"/>
          </w:rPr>
          <m:t>Y</m:t>
        </m:r>
      </m:oMath>
      <w:r>
        <w:t xml:space="preserve"> from smallest-to-smallest, </w:t>
      </w:r>
      <w:proofErr w:type="gramStart"/>
      <w:r>
        <w:t>second-smallest</w:t>
      </w:r>
      <w:proofErr w:type="gramEnd"/>
      <w:r>
        <w:t>-to-</w:t>
      </w:r>
      <w:proofErr w:type="gramStart"/>
      <w:r>
        <w:t>second-smallest</w:t>
      </w:r>
      <w:proofErr w:type="gramEnd"/>
      <w:r>
        <w:t>, and so forth (comonotonic alignment).</w:t>
      </w:r>
    </w:p>
    <w:p w14:paraId="2A3A2AAD" w14:textId="77777777" w:rsidR="00C618FB" w:rsidRDefault="00000000">
      <w:pPr>
        <w:pStyle w:val="BodyText"/>
      </w:pPr>
      <w:r>
        <w:t>Thus, explicitly:</w:t>
      </w:r>
    </w:p>
    <w:p w14:paraId="1483EC84" w14:textId="77777777" w:rsidR="00C618FB" w:rsidRDefault="00000000">
      <w:pPr>
        <w:pStyle w:val="Compact"/>
        <w:numPr>
          <w:ilvl w:val="0"/>
          <w:numId w:val="36"/>
        </w:numPr>
      </w:pPr>
      <w:r>
        <w:t xml:space="preserve">Sort </w:t>
      </w:r>
      <m:oMath>
        <m:r>
          <w:rPr>
            <w:rFonts w:ascii="Cambria Math" w:hAnsi="Cambria Math"/>
          </w:rPr>
          <m:t>X</m:t>
        </m:r>
      </m:oMath>
      <w:r>
        <w:t xml:space="preserve">: </w:t>
      </w:r>
      <w:commentRangeStart w:id="898"/>
      <w:r>
        <w:t>lowest-to-highest</w:t>
      </w:r>
      <w:commentRangeEnd w:id="898"/>
      <w:r w:rsidR="00043C5A">
        <w:rPr>
          <w:rStyle w:val="CommentReference"/>
        </w:rPr>
        <w:commentReference w:id="898"/>
      </w:r>
      <w:r>
        <w:t>:</w:t>
      </w:r>
    </w:p>
    <w:p w14:paraId="24154A3D" w14:textId="77777777" w:rsidR="00C618FB" w:rsidRDefault="00000000">
      <w:pPr>
        <w:pStyle w:val="FirstParagraph"/>
      </w:pPr>
      <m:oMathPara>
        <m:oMathParaPr>
          <m:jc m:val="center"/>
        </m:oMathParaPr>
        <m:oMath>
          <m:sSub>
            <m:sSubPr>
              <m:ctrlPr>
                <w:rPr>
                  <w:rFonts w:ascii="Cambria Math" w:hAnsi="Cambria Math"/>
                </w:rPr>
              </m:ctrlPr>
            </m:sSubPr>
            <m:e>
              <m:r>
                <w:rPr>
                  <w:rFonts w:ascii="Cambria Math" w:hAnsi="Cambria Math"/>
                </w:rPr>
                <m:t>X</m:t>
              </m:r>
            </m:e>
            <m:sub>
              <m:r>
                <m:rPr>
                  <m:nor/>
                </m:rPr>
                <m:t>sorted</m:t>
              </m:r>
            </m:sub>
          </m:sSub>
          <m:r>
            <m:rPr>
              <m:sty m:val="p"/>
            </m:rPr>
            <w:rPr>
              <w:rFonts w:ascii="Cambria Math" w:hAnsi="Cambria Math"/>
            </w:rPr>
            <m:t>=</m:t>
          </m:r>
          <m:d>
            <m:dPr>
              <m:ctrlPr>
                <w:rPr>
                  <w:rFonts w:ascii="Cambria Math" w:hAnsi="Cambria Math"/>
                </w:rPr>
              </m:ctrlPr>
            </m:dPr>
            <m:e>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e>
                    <m:lim>
                      <m:r>
                        <m:rPr>
                          <m:sty m:val="p"/>
                        </m:rPr>
                        <w:rPr>
                          <w:rFonts w:ascii="Cambria Math" w:hAnsi="Cambria Math"/>
                        </w:rPr>
                        <m:t>⏟</m:t>
                      </m:r>
                    </m:lim>
                  </m:limLow>
                </m:e>
                <m:lim>
                  <m:sSub>
                    <m:sSubPr>
                      <m:ctrlPr>
                        <w:rPr>
                          <w:rFonts w:ascii="Cambria Math" w:hAnsi="Cambria Math"/>
                        </w:rPr>
                      </m:ctrlPr>
                    </m:sSubPr>
                    <m:e>
                      <m:r>
                        <w:rPr>
                          <w:rFonts w:ascii="Cambria Math" w:hAnsi="Cambria Math"/>
                        </w:rPr>
                        <m:t>n</m:t>
                      </m:r>
                    </m:e>
                    <m:sub>
                      <m:r>
                        <w:rPr>
                          <w:rFonts w:ascii="Cambria Math" w:hAnsi="Cambria Math"/>
                        </w:rPr>
                        <m:t>X</m:t>
                      </m:r>
                    </m:sub>
                  </m:sSub>
                  <m:d>
                    <m:dPr>
                      <m:ctrlPr>
                        <w:rPr>
                          <w:rFonts w:ascii="Cambria Math" w:hAnsi="Cambria Math"/>
                        </w:rPr>
                      </m:ctrlPr>
                    </m:dPr>
                    <m:e>
                      <m:r>
                        <w:rPr>
                          <w:rFonts w:ascii="Cambria Math" w:hAnsi="Cambria Math"/>
                        </w:rPr>
                        <m:t>1</m:t>
                      </m:r>
                    </m:e>
                  </m:d>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e>
                    <m:lim>
                      <m:r>
                        <m:rPr>
                          <m:sty m:val="p"/>
                        </m:rPr>
                        <w:rPr>
                          <w:rFonts w:ascii="Cambria Math" w:hAnsi="Cambria Math"/>
                        </w:rPr>
                        <m:t>⏟</m:t>
                      </m:r>
                    </m:lim>
                  </m:limLow>
                </m:e>
                <m:lim>
                  <m:sSub>
                    <m:sSubPr>
                      <m:ctrlPr>
                        <w:rPr>
                          <w:rFonts w:ascii="Cambria Math" w:hAnsi="Cambria Math"/>
                        </w:rPr>
                      </m:ctrlPr>
                    </m:sSubPr>
                    <m:e>
                      <m:r>
                        <w:rPr>
                          <w:rFonts w:ascii="Cambria Math" w:hAnsi="Cambria Math"/>
                        </w:rPr>
                        <m:t>n</m:t>
                      </m:r>
                    </m:e>
                    <m:sub>
                      <m:r>
                        <w:rPr>
                          <w:rFonts w:ascii="Cambria Math" w:hAnsi="Cambria Math"/>
                        </w:rPr>
                        <m:t>X</m:t>
                      </m:r>
                    </m:sub>
                  </m:sSub>
                  <m:d>
                    <m:dPr>
                      <m:ctrlPr>
                        <w:rPr>
                          <w:rFonts w:ascii="Cambria Math" w:hAnsi="Cambria Math"/>
                        </w:rPr>
                      </m:ctrlPr>
                    </m:dPr>
                    <m:e>
                      <m:r>
                        <w:rPr>
                          <w:rFonts w:ascii="Cambria Math" w:hAnsi="Cambria Math"/>
                        </w:rPr>
                        <m:t>2</m:t>
                      </m:r>
                    </m:e>
                  </m:d>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K</m:t>
                              </m:r>
                            </m:e>
                            <m:sub>
                              <m:r>
                                <w:rPr>
                                  <w:rFonts w:ascii="Cambria Math" w:hAnsi="Cambria Math"/>
                                </w:rPr>
                                <m:t>X</m:t>
                              </m:r>
                            </m:sub>
                          </m:sSub>
                        </m:sub>
                      </m:sSub>
                      <m:r>
                        <m:rPr>
                          <m:sty m:val="p"/>
                        </m:rPr>
                        <w:rPr>
                          <w:rFonts w:ascii="Cambria Math" w:hAnsi="Cambria Math"/>
                        </w:rPr>
                        <m:t>,…,</m:t>
                      </m:r>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K</m:t>
                              </m:r>
                            </m:e>
                            <m:sub>
                              <m:r>
                                <w:rPr>
                                  <w:rFonts w:ascii="Cambria Math" w:hAnsi="Cambria Math"/>
                                </w:rPr>
                                <m:t>X</m:t>
                              </m:r>
                            </m:sub>
                          </m:sSub>
                        </m:sub>
                      </m:sSub>
                    </m:e>
                    <m:lim>
                      <m:r>
                        <m:rPr>
                          <m:sty m:val="p"/>
                        </m:rPr>
                        <w:rPr>
                          <w:rFonts w:ascii="Cambria Math" w:hAnsi="Cambria Math"/>
                        </w:rPr>
                        <m:t>⏟</m:t>
                      </m:r>
                    </m:lim>
                  </m:limLow>
                </m:e>
                <m:lim>
                  <m:sSub>
                    <m:sSubPr>
                      <m:ctrlPr>
                        <w:rPr>
                          <w:rFonts w:ascii="Cambria Math" w:hAnsi="Cambria Math"/>
                        </w:rPr>
                      </m:ctrlPr>
                    </m:sSubPr>
                    <m:e>
                      <m:r>
                        <w:rPr>
                          <w:rFonts w:ascii="Cambria Math" w:hAnsi="Cambria Math"/>
                        </w:rPr>
                        <m:t>n</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X</m:t>
                          </m:r>
                        </m:sub>
                      </m:sSub>
                    </m:e>
                  </m:d>
                </m:lim>
              </m:limLow>
            </m:e>
          </m:d>
        </m:oMath>
      </m:oMathPara>
    </w:p>
    <w:p w14:paraId="5FCDC82C" w14:textId="77777777" w:rsidR="00C618FB" w:rsidRDefault="00000000">
      <w:pPr>
        <w:pStyle w:val="FirstParagraph"/>
      </w:pPr>
      <w:r>
        <w:t xml:space="preserve">Sorted </w:t>
      </w:r>
      <m:oMath>
        <m:r>
          <w:rPr>
            <w:rFonts w:ascii="Cambria Math" w:hAnsi="Cambria Math"/>
          </w:rPr>
          <m:t>Y</m:t>
        </m:r>
      </m:oMath>
      <w:r>
        <w:t>-values (ascending order for max, descending for min):</w:t>
      </w:r>
    </w:p>
    <w:p w14:paraId="74851ACB" w14:textId="77777777" w:rsidR="00C618FB"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m:rPr>
                  <m:nor/>
                </m:rPr>
                <m:t>sorted(max)</m:t>
              </m:r>
            </m:sub>
          </m:sSub>
          <m:r>
            <m:rPr>
              <m:sty m:val="p"/>
            </m:rPr>
            <w:rPr>
              <w:rFonts w:ascii="Cambria Math" w:hAnsi="Cambria Math"/>
            </w:rPr>
            <m:t>=</m:t>
          </m:r>
          <m:d>
            <m:dPr>
              <m:ctrlPr>
                <w:rPr>
                  <w:rFonts w:ascii="Cambria Math" w:hAnsi="Cambria Math"/>
                </w:rPr>
              </m:ctrlPr>
            </m:dPr>
            <m:e>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e>
                    <m:lim>
                      <m:r>
                        <m:rPr>
                          <m:sty m:val="p"/>
                        </m:rPr>
                        <w:rPr>
                          <w:rFonts w:ascii="Cambria Math" w:hAnsi="Cambria Math"/>
                        </w:rPr>
                        <m:t>⏟</m:t>
                      </m:r>
                    </m:lim>
                  </m:limLow>
                </m:e>
                <m:lim>
                  <m:sSub>
                    <m:sSubPr>
                      <m:ctrlPr>
                        <w:rPr>
                          <w:rFonts w:ascii="Cambria Math" w:hAnsi="Cambria Math"/>
                        </w:rPr>
                      </m:ctrlPr>
                    </m:sSubPr>
                    <m:e>
                      <m:r>
                        <w:rPr>
                          <w:rFonts w:ascii="Cambria Math" w:hAnsi="Cambria Math"/>
                        </w:rPr>
                        <m:t>n</m:t>
                      </m:r>
                    </m:e>
                    <m:sub>
                      <m:r>
                        <w:rPr>
                          <w:rFonts w:ascii="Cambria Math" w:hAnsi="Cambria Math"/>
                        </w:rPr>
                        <m:t>Y</m:t>
                      </m:r>
                    </m:sub>
                  </m:sSub>
                  <m:d>
                    <m:dPr>
                      <m:ctrlPr>
                        <w:rPr>
                          <w:rFonts w:ascii="Cambria Math" w:hAnsi="Cambria Math"/>
                        </w:rPr>
                      </m:ctrlPr>
                    </m:dPr>
                    <m:e>
                      <m:r>
                        <w:rPr>
                          <w:rFonts w:ascii="Cambria Math" w:hAnsi="Cambria Math"/>
                        </w:rPr>
                        <m:t>1</m:t>
                      </m:r>
                    </m:e>
                  </m:d>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e>
                    <m:lim>
                      <m:r>
                        <m:rPr>
                          <m:sty m:val="p"/>
                        </m:rPr>
                        <w:rPr>
                          <w:rFonts w:ascii="Cambria Math" w:hAnsi="Cambria Math"/>
                        </w:rPr>
                        <m:t>⏟</m:t>
                      </m:r>
                    </m:lim>
                  </m:limLow>
                </m:e>
                <m:lim>
                  <m:sSub>
                    <m:sSubPr>
                      <m:ctrlPr>
                        <w:rPr>
                          <w:rFonts w:ascii="Cambria Math" w:hAnsi="Cambria Math"/>
                        </w:rPr>
                      </m:ctrlPr>
                    </m:sSubPr>
                    <m:e>
                      <m:r>
                        <w:rPr>
                          <w:rFonts w:ascii="Cambria Math" w:hAnsi="Cambria Math"/>
                        </w:rPr>
                        <m:t>n</m:t>
                      </m:r>
                    </m:e>
                    <m:sub>
                      <m:r>
                        <w:rPr>
                          <w:rFonts w:ascii="Cambria Math" w:hAnsi="Cambria Math"/>
                        </w:rPr>
                        <m:t>Y</m:t>
                      </m:r>
                    </m:sub>
                  </m:sSub>
                  <m:d>
                    <m:dPr>
                      <m:ctrlPr>
                        <w:rPr>
                          <w:rFonts w:ascii="Cambria Math" w:hAnsi="Cambria Math"/>
                        </w:rPr>
                      </m:ctrlPr>
                    </m:dPr>
                    <m:e>
                      <m:r>
                        <w:rPr>
                          <w:rFonts w:ascii="Cambria Math" w:hAnsi="Cambria Math"/>
                        </w:rPr>
                        <m:t>2</m:t>
                      </m:r>
                    </m:e>
                  </m:d>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K</m:t>
                              </m:r>
                            </m:e>
                            <m:sub>
                              <m:r>
                                <w:rPr>
                                  <w:rFonts w:ascii="Cambria Math" w:hAnsi="Cambria Math"/>
                                </w:rPr>
                                <m:t>Y</m:t>
                              </m:r>
                            </m:sub>
                          </m:sSub>
                        </m:sub>
                      </m:sSub>
                      <m:r>
                        <m:rPr>
                          <m:sty m:val="p"/>
                        </m:rPr>
                        <w:rPr>
                          <w:rFonts w:ascii="Cambria Math" w:hAnsi="Cambria Math"/>
                        </w:rPr>
                        <m:t>,…,</m:t>
                      </m:r>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K</m:t>
                              </m:r>
                            </m:e>
                            <m:sub>
                              <m:r>
                                <w:rPr>
                                  <w:rFonts w:ascii="Cambria Math" w:hAnsi="Cambria Math"/>
                                </w:rPr>
                                <m:t>Y</m:t>
                              </m:r>
                            </m:sub>
                          </m:sSub>
                        </m:sub>
                      </m:sSub>
                    </m:e>
                    <m:lim>
                      <m:r>
                        <m:rPr>
                          <m:sty m:val="p"/>
                        </m:rPr>
                        <w:rPr>
                          <w:rFonts w:ascii="Cambria Math" w:hAnsi="Cambria Math"/>
                        </w:rPr>
                        <m:t>⏟</m:t>
                      </m:r>
                    </m:lim>
                  </m:limLow>
                </m:e>
                <m:lim>
                  <m:sSub>
                    <m:sSubPr>
                      <m:ctrlPr>
                        <w:rPr>
                          <w:rFonts w:ascii="Cambria Math" w:hAnsi="Cambria Math"/>
                        </w:rPr>
                      </m:ctrlPr>
                    </m:sSubPr>
                    <m:e>
                      <m:r>
                        <w:rPr>
                          <w:rFonts w:ascii="Cambria Math" w:hAnsi="Cambria Math"/>
                        </w:rPr>
                        <m:t>n</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Y</m:t>
                          </m:r>
                        </m:sub>
                      </m:sSub>
                    </m:e>
                  </m:d>
                </m:lim>
              </m:limLow>
            </m:e>
          </m:d>
        </m:oMath>
      </m:oMathPara>
    </w:p>
    <w:p w14:paraId="3161E3A5" w14:textId="77777777" w:rsidR="00C618FB" w:rsidRDefault="00000000">
      <w:pPr>
        <w:pStyle w:val="FirstParagraph"/>
      </w:pPr>
      <m:oMathPara>
        <m:oMathParaPr>
          <m:jc m:val="center"/>
        </m:oMathParaPr>
        <m:oMath>
          <m:sSub>
            <m:sSubPr>
              <m:ctrlPr>
                <w:rPr>
                  <w:rFonts w:ascii="Cambria Math" w:hAnsi="Cambria Math"/>
                </w:rPr>
              </m:ctrlPr>
            </m:sSubPr>
            <m:e>
              <m:r>
                <w:rPr>
                  <w:rFonts w:ascii="Cambria Math" w:hAnsi="Cambria Math"/>
                </w:rPr>
                <m:t>Y</m:t>
              </m:r>
            </m:e>
            <m:sub>
              <m:r>
                <m:rPr>
                  <m:nor/>
                </m:rPr>
                <m:t>sorted(min)</m:t>
              </m:r>
            </m:sub>
          </m:sSub>
          <m:r>
            <m:rPr>
              <m:sty m:val="p"/>
            </m:rPr>
            <w:rPr>
              <w:rFonts w:ascii="Cambria Math" w:hAnsi="Cambria Math"/>
            </w:rPr>
            <m:t>=</m:t>
          </m:r>
          <m:d>
            <m:dPr>
              <m:ctrlPr>
                <w:rPr>
                  <w:rFonts w:ascii="Cambria Math" w:hAnsi="Cambria Math"/>
                </w:rPr>
              </m:ctrlPr>
            </m:dPr>
            <m:e>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K</m:t>
                              </m:r>
                            </m:e>
                            <m:sub>
                              <m:r>
                                <w:rPr>
                                  <w:rFonts w:ascii="Cambria Math" w:hAnsi="Cambria Math"/>
                                </w:rPr>
                                <m:t>Y</m:t>
                              </m:r>
                            </m:sub>
                          </m:sSub>
                        </m:sub>
                      </m:sSub>
                      <m:r>
                        <m:rPr>
                          <m:sty m:val="p"/>
                        </m:rPr>
                        <w:rPr>
                          <w:rFonts w:ascii="Cambria Math" w:hAnsi="Cambria Math"/>
                        </w:rPr>
                        <m:t>,…,</m:t>
                      </m:r>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K</m:t>
                              </m:r>
                            </m:e>
                            <m:sub>
                              <m:r>
                                <w:rPr>
                                  <w:rFonts w:ascii="Cambria Math" w:hAnsi="Cambria Math"/>
                                </w:rPr>
                                <m:t>Y</m:t>
                              </m:r>
                            </m:sub>
                          </m:sSub>
                        </m:sub>
                      </m:sSub>
                    </m:e>
                    <m:lim>
                      <m:r>
                        <m:rPr>
                          <m:sty m:val="p"/>
                        </m:rPr>
                        <w:rPr>
                          <w:rFonts w:ascii="Cambria Math" w:hAnsi="Cambria Math"/>
                        </w:rPr>
                        <m:t>⏟</m:t>
                      </m:r>
                    </m:lim>
                  </m:limLow>
                </m:e>
                <m:lim>
                  <m:sSub>
                    <m:sSubPr>
                      <m:ctrlPr>
                        <w:rPr>
                          <w:rFonts w:ascii="Cambria Math" w:hAnsi="Cambria Math"/>
                        </w:rPr>
                      </m:ctrlPr>
                    </m:sSubPr>
                    <m:e>
                      <m:r>
                        <w:rPr>
                          <w:rFonts w:ascii="Cambria Math" w:hAnsi="Cambria Math"/>
                        </w:rPr>
                        <m:t>n</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Y</m:t>
                          </m:r>
                        </m:sub>
                      </m:sSub>
                    </m:e>
                  </m:d>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K</m:t>
                              </m:r>
                            </m:e>
                            <m:sub>
                              <m:r>
                                <w:rPr>
                                  <w:rFonts w:ascii="Cambria Math" w:hAnsi="Cambria Math"/>
                                </w:rPr>
                                <m:t>Y</m:t>
                              </m:r>
                            </m:sub>
                          </m:sSub>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K</m:t>
                              </m:r>
                            </m:e>
                            <m:sub>
                              <m:r>
                                <w:rPr>
                                  <w:rFonts w:ascii="Cambria Math" w:hAnsi="Cambria Math"/>
                                </w:rPr>
                                <m:t>Y</m:t>
                              </m:r>
                            </m:sub>
                          </m:sSub>
                          <m:r>
                            <m:rPr>
                              <m:sty m:val="p"/>
                            </m:rPr>
                            <w:rPr>
                              <w:rFonts w:ascii="Cambria Math" w:hAnsi="Cambria Math"/>
                            </w:rPr>
                            <m:t>-</m:t>
                          </m:r>
                          <m:r>
                            <w:rPr>
                              <w:rFonts w:ascii="Cambria Math" w:hAnsi="Cambria Math"/>
                            </w:rPr>
                            <m:t>1</m:t>
                          </m:r>
                        </m:sub>
                      </m:sSub>
                    </m:e>
                    <m:lim>
                      <m:r>
                        <m:rPr>
                          <m:sty m:val="p"/>
                        </m:rPr>
                        <w:rPr>
                          <w:rFonts w:ascii="Cambria Math" w:hAnsi="Cambria Math"/>
                        </w:rPr>
                        <m:t>⏟</m:t>
                      </m:r>
                    </m:lim>
                  </m:limLow>
                </m:e>
                <m:lim>
                  <m:sSub>
                    <m:sSubPr>
                      <m:ctrlPr>
                        <w:rPr>
                          <w:rFonts w:ascii="Cambria Math" w:hAnsi="Cambria Math"/>
                        </w:rPr>
                      </m:ctrlPr>
                    </m:sSubPr>
                    <m:e>
                      <m:r>
                        <w:rPr>
                          <w:rFonts w:ascii="Cambria Math" w:hAnsi="Cambria Math"/>
                        </w:rPr>
                        <m:t>n</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Y</m:t>
                          </m:r>
                        </m:sub>
                      </m:sSub>
                      <m:r>
                        <m:rPr>
                          <m:sty m:val="p"/>
                        </m:rPr>
                        <w:rPr>
                          <w:rFonts w:ascii="Cambria Math" w:hAnsi="Cambria Math"/>
                        </w:rPr>
                        <m:t>-</m:t>
                      </m:r>
                      <m:r>
                        <w:rPr>
                          <w:rFonts w:ascii="Cambria Math" w:hAnsi="Cambria Math"/>
                        </w:rPr>
                        <m:t>1</m:t>
                      </m:r>
                    </m:e>
                  </m:d>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e>
                    <m:lim>
                      <m:r>
                        <m:rPr>
                          <m:sty m:val="p"/>
                        </m:rPr>
                        <w:rPr>
                          <w:rFonts w:ascii="Cambria Math" w:hAnsi="Cambria Math"/>
                        </w:rPr>
                        <m:t>⏟</m:t>
                      </m:r>
                    </m:lim>
                  </m:limLow>
                </m:e>
                <m:lim>
                  <m:sSub>
                    <m:sSubPr>
                      <m:ctrlPr>
                        <w:rPr>
                          <w:rFonts w:ascii="Cambria Math" w:hAnsi="Cambria Math"/>
                        </w:rPr>
                      </m:ctrlPr>
                    </m:sSubPr>
                    <m:e>
                      <m:r>
                        <w:rPr>
                          <w:rFonts w:ascii="Cambria Math" w:hAnsi="Cambria Math"/>
                        </w:rPr>
                        <m:t>n</m:t>
                      </m:r>
                    </m:e>
                    <m:sub>
                      <m:r>
                        <w:rPr>
                          <w:rFonts w:ascii="Cambria Math" w:hAnsi="Cambria Math"/>
                        </w:rPr>
                        <m:t>Y</m:t>
                      </m:r>
                    </m:sub>
                  </m:sSub>
                  <m:d>
                    <m:dPr>
                      <m:ctrlPr>
                        <w:rPr>
                          <w:rFonts w:ascii="Cambria Math" w:hAnsi="Cambria Math"/>
                        </w:rPr>
                      </m:ctrlPr>
                    </m:dPr>
                    <m:e>
                      <m:r>
                        <w:rPr>
                          <w:rFonts w:ascii="Cambria Math" w:hAnsi="Cambria Math"/>
                        </w:rPr>
                        <m:t>1</m:t>
                      </m:r>
                    </m:e>
                  </m:d>
                </m:lim>
              </m:limLow>
            </m:e>
          </m:d>
        </m:oMath>
      </m:oMathPara>
    </w:p>
    <w:p w14:paraId="1366FB33" w14:textId="77777777" w:rsidR="00C618FB" w:rsidRDefault="00000000">
      <w:pPr>
        <w:pStyle w:val="FirstParagraph"/>
      </w:pPr>
      <w:r>
        <w:t>The maximum and minimum expectations are simply:</w:t>
      </w:r>
    </w:p>
    <w:p w14:paraId="70BF873A" w14:textId="77777777" w:rsidR="00C618FB" w:rsidRDefault="00000000">
      <w:pPr>
        <w:pStyle w:val="BodyText"/>
      </w:pPr>
      <w:r>
        <w:rPr>
          <w:b/>
          <w:bCs/>
        </w:rPr>
        <w:t>Maximum expectation</w:t>
      </w:r>
      <w:r>
        <w:t xml:space="preserve"> (pair element-by-element):</w:t>
      </w:r>
    </w:p>
    <w:p w14:paraId="7EB3A2A5" w14:textId="77777777" w:rsidR="00C618FB" w:rsidRDefault="00000000">
      <w:pPr>
        <w:pStyle w:val="BodyText"/>
      </w:pPr>
      <m:oMathPara>
        <m:oMathParaPr>
          <m:jc m:val="center"/>
        </m:oMathParaPr>
        <m:oMath>
          <m:r>
            <w:rPr>
              <w:rFonts w:ascii="Cambria Math" w:hAnsi="Cambria Math"/>
            </w:rPr>
            <w:lastRenderedPageBreak/>
            <m:t>E</m:t>
          </m:r>
          <m:sSub>
            <m:sSubPr>
              <m:ctrlPr>
                <w:rPr>
                  <w:rFonts w:ascii="Cambria Math" w:hAnsi="Cambria Math"/>
                </w:rPr>
              </m:ctrlPr>
            </m:sSubPr>
            <m:e>
              <m:d>
                <m:dPr>
                  <m:begChr m:val="["/>
                  <m:endChr m:val="]"/>
                  <m:ctrlPr>
                    <w:rPr>
                      <w:rFonts w:ascii="Cambria Math" w:hAnsi="Cambria Math"/>
                    </w:rPr>
                  </m:ctrlPr>
                </m:dPr>
                <m:e>
                  <m:r>
                    <w:rPr>
                      <w:rFonts w:ascii="Cambria Math" w:hAnsi="Cambria Math"/>
                    </w:rPr>
                    <m:t>XY</m:t>
                  </m:r>
                </m:e>
              </m:d>
            </m:e>
            <m:sub>
              <m:r>
                <m:rPr>
                  <m:nor/>
                </m:rPr>
                <m:t>max</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X</m:t>
                  </m:r>
                </m:e>
                <m:sub>
                  <m:r>
                    <m:rPr>
                      <m:nor/>
                    </m:rPr>
                    <m:t>sorted</m:t>
                  </m:r>
                </m:sub>
              </m:sSub>
            </m:e>
          </m:nary>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Y</m:t>
              </m:r>
            </m:e>
            <m:sub>
              <m:r>
                <m:rPr>
                  <m:nor/>
                </m:rPr>
                <m:t>sorted(max)</m:t>
              </m:r>
            </m:sub>
          </m:sSub>
          <m:d>
            <m:dPr>
              <m:ctrlPr>
                <w:rPr>
                  <w:rFonts w:ascii="Cambria Math" w:hAnsi="Cambria Math"/>
                </w:rPr>
              </m:ctrlPr>
            </m:dPr>
            <m:e>
              <m:r>
                <w:rPr>
                  <w:rFonts w:ascii="Cambria Math" w:hAnsi="Cambria Math"/>
                </w:rPr>
                <m:t>k</m:t>
              </m:r>
            </m:e>
          </m:d>
        </m:oMath>
      </m:oMathPara>
    </w:p>
    <w:p w14:paraId="4C738768" w14:textId="77777777" w:rsidR="00C618FB" w:rsidRDefault="00000000">
      <w:pPr>
        <w:pStyle w:val="Compact"/>
        <w:numPr>
          <w:ilvl w:val="0"/>
          <w:numId w:val="37"/>
        </w:numPr>
      </w:pPr>
      <w:r>
        <w:rPr>
          <w:b/>
          <w:bCs/>
        </w:rPr>
        <w:t>Minimum expectation</w:t>
      </w:r>
      <w:r>
        <w:t>:</w:t>
      </w:r>
    </w:p>
    <w:p w14:paraId="071E772D" w14:textId="77777777" w:rsidR="00C618FB" w:rsidRDefault="00000000">
      <w:pPr>
        <w:pStyle w:val="FirstParagraph"/>
      </w:pPr>
      <m:oMathPara>
        <m:oMathParaPr>
          <m:jc m:val="center"/>
        </m:oMathParaPr>
        <m:oMath>
          <m:r>
            <w:rPr>
              <w:rFonts w:ascii="Cambria Math" w:hAnsi="Cambria Math"/>
            </w:rPr>
            <m:t>E</m:t>
          </m:r>
          <m:sSub>
            <m:sSubPr>
              <m:ctrlPr>
                <w:rPr>
                  <w:rFonts w:ascii="Cambria Math" w:hAnsi="Cambria Math"/>
                </w:rPr>
              </m:ctrlPr>
            </m:sSubPr>
            <m:e>
              <m:d>
                <m:dPr>
                  <m:begChr m:val="["/>
                  <m:endChr m:val="]"/>
                  <m:ctrlPr>
                    <w:rPr>
                      <w:rFonts w:ascii="Cambria Math" w:hAnsi="Cambria Math"/>
                    </w:rPr>
                  </m:ctrlPr>
                </m:dPr>
                <m:e>
                  <m:r>
                    <w:rPr>
                      <w:rFonts w:ascii="Cambria Math" w:hAnsi="Cambria Math"/>
                    </w:rPr>
                    <m:t>XY</m:t>
                  </m:r>
                </m:e>
              </m:d>
            </m:e>
            <m:sub>
              <m:r>
                <m:rPr>
                  <m:nor/>
                </m:rPr>
                <m:t>min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X</m:t>
                  </m:r>
                </m:e>
                <m:sub>
                  <m:r>
                    <m:rPr>
                      <m:nor/>
                    </m:rPr>
                    <m:t>sorted</m:t>
                  </m:r>
                </m:sub>
              </m:sSub>
            </m:e>
          </m:nary>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Y</m:t>
              </m:r>
            </m:e>
            <m:sub>
              <m:r>
                <m:rPr>
                  <m:nor/>
                </m:rPr>
                <m:t>sorted(min)</m:t>
              </m:r>
            </m:sub>
          </m:sSub>
          <m:d>
            <m:dPr>
              <m:ctrlPr>
                <w:rPr>
                  <w:rFonts w:ascii="Cambria Math" w:hAnsi="Cambria Math"/>
                </w:rPr>
              </m:ctrlPr>
            </m:dPr>
            <m:e>
              <m:r>
                <w:rPr>
                  <w:rFonts w:ascii="Cambria Math" w:hAnsi="Cambria Math"/>
                </w:rPr>
                <m:t>k</m:t>
              </m:r>
            </m:e>
          </m:d>
        </m:oMath>
      </m:oMathPara>
    </w:p>
    <w:p w14:paraId="36CEBD62" w14:textId="77777777" w:rsidR="00C618FB" w:rsidRDefault="00000000">
      <w:pPr>
        <w:pStyle w:val="FirstParagraph"/>
      </w:pPr>
      <w:r>
        <w:t xml:space="preserve">These classical bounds define feasible joint distributions given marginals and constrain the attainable values of </w:t>
      </w:r>
      <m:oMath>
        <m:r>
          <w:rPr>
            <w:rFonts w:ascii="Cambria Math" w:hAnsi="Cambria Math"/>
          </w:rPr>
          <m:t>r</m:t>
        </m:r>
      </m:oMath>
      <w:r>
        <w:t>. There is an interesting connection to Fréchet–Hoeffding and Boole–Fréchet Inequalities, which we note but leave for future research.</w:t>
      </w:r>
      <w:r>
        <w:rPr>
          <w:rStyle w:val="FootnoteReference"/>
        </w:rPr>
        <w:footnoteReference w:id="1"/>
      </w:r>
    </w:p>
    <w:p w14:paraId="34442FBF" w14:textId="77777777" w:rsidR="00C618FB" w:rsidRDefault="00000000">
      <w:pPr>
        <w:pStyle w:val="Heading1"/>
      </w:pPr>
      <w:bookmarkStart w:id="899" w:name="X17e3cf3f19165181793b69fa8149327f3f6df82"/>
      <w:bookmarkEnd w:id="895"/>
      <w:bookmarkEnd w:id="896"/>
      <w:r>
        <w:t>4. Measurement Issues and Metrics of Constraint</w:t>
      </w:r>
    </w:p>
    <w:p w14:paraId="36E86F61" w14:textId="77777777" w:rsidR="00C618FB" w:rsidRDefault="00000000">
      <w:pPr>
        <w:pStyle w:val="FirstParagraph"/>
      </w:pPr>
      <w:r>
        <w:t xml:space="preserve">IN THIS SECTION: “How to define metrics (on </w:t>
      </w:r>
      <w:r>
        <w:rPr>
          <w:i/>
          <w:iCs/>
        </w:rPr>
        <w:t>pairs</w:t>
      </w:r>
      <w:r>
        <w:t xml:space="preserve"> of discrete probability distributions) to </w:t>
      </w:r>
      <w:r>
        <w:rPr>
          <w:i/>
          <w:iCs/>
        </w:rPr>
        <w:t>explain</w:t>
      </w:r>
      <w:r>
        <w:t>:</w:t>
      </w:r>
    </w:p>
    <w:p w14:paraId="0E05B089" w14:textId="77777777" w:rsidR="00C618FB" w:rsidRDefault="00000000">
      <w:pPr>
        <w:pStyle w:val="Compac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min</m:t>
                  </m:r>
                </m:sub>
              </m:sSub>
            </m:num>
            <m:den>
              <m:r>
                <w:rPr>
                  <w:rFonts w:ascii="Cambria Math" w:hAnsi="Cambria Math"/>
                </w:rPr>
                <m:t>2</m:t>
              </m:r>
            </m:den>
          </m:f>
        </m:oMath>
      </m:oMathPara>
    </w:p>
    <w:p w14:paraId="0B523883" w14:textId="77777777" w:rsidR="00C618FB" w:rsidRDefault="00000000">
      <w:pPr>
        <w:pStyle w:val="Compact"/>
      </w:pPr>
      <m:oMathPara>
        <m:oMathParaPr>
          <m:jc m:val="center"/>
        </m:oMathParaP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max</m:t>
              </m:r>
            </m:sub>
          </m:sSub>
        </m:oMath>
      </m:oMathPara>
    </w:p>
    <w:p w14:paraId="6C4EAAAA" w14:textId="77777777" w:rsidR="00C618FB" w:rsidRDefault="00000000">
      <w:pPr>
        <w:pStyle w:val="Compact"/>
        <w:numPr>
          <w:ilvl w:val="0"/>
          <w:numId w:val="1"/>
        </w:numPr>
      </w:pPr>
      <w:r>
        <w:t>3.</w:t>
      </w:r>
    </w:p>
    <w:p w14:paraId="20F63AFD" w14:textId="77777777" w:rsidR="00C618FB" w:rsidRDefault="00000000">
      <w:pPr>
        <w:pStyle w:val="Compact"/>
      </w:pPr>
      <m:oMathPara>
        <m:oMathParaPr>
          <m:jc m:val="center"/>
        </m:oMathParaPr>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min</m:t>
                  </m:r>
                </m:sub>
              </m:sSub>
            </m:e>
          </m:d>
        </m:oMath>
      </m:oMathPara>
    </w:p>
    <w:p w14:paraId="2141BFDF" w14:textId="77777777" w:rsidR="00C618FB" w:rsidRDefault="00000000">
      <w:pPr>
        <w:pStyle w:val="FirstParagraph"/>
      </w:pPr>
      <w:r>
        <w:t xml:space="preserve">Or analogs for </w:t>
      </w:r>
      <m:oMath>
        <m:sSup>
          <m:sSupPr>
            <m:ctrlPr>
              <w:rPr>
                <w:rFonts w:ascii="Cambria Math" w:hAnsi="Cambria Math"/>
              </w:rPr>
            </m:ctrlPr>
          </m:sSupPr>
          <m:e>
            <m:acc>
              <m:accPr>
                <m:ctrlPr>
                  <w:rPr>
                    <w:rFonts w:ascii="Cambria Math" w:hAnsi="Cambria Math"/>
                  </w:rPr>
                </m:ctrlPr>
              </m:accPr>
              <m:e>
                <m:r>
                  <w:rPr>
                    <w:rFonts w:ascii="Cambria Math" w:hAnsi="Cambria Math"/>
                  </w:rPr>
                  <m:t>r</m:t>
                </m:r>
              </m:e>
            </m:acc>
          </m:e>
          <m:sup>
            <m:r>
              <w:rPr>
                <w:rFonts w:ascii="Cambria Math" w:hAnsi="Cambria Math"/>
              </w:rPr>
              <m:t>2</m:t>
            </m:r>
          </m:sup>
        </m:sSup>
      </m:oMath>
      <w:r>
        <w:t>:</w:t>
      </w:r>
    </w:p>
    <w:p w14:paraId="726A9E2F" w14:textId="77777777" w:rsidR="00C618FB" w:rsidRDefault="00000000">
      <w:pPr>
        <w:pStyle w:val="Compact"/>
      </w:pPr>
      <m:oMathPara>
        <m:oMathParaPr>
          <m:jc m:val="center"/>
        </m:oMathParaPr>
        <m:oMath>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max</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min</m:t>
                  </m:r>
                </m:sub>
                <m:sup>
                  <m:r>
                    <w:rPr>
                      <w:rFonts w:ascii="Cambria Math" w:hAnsi="Cambria Math"/>
                    </w:rPr>
                    <m:t>2</m:t>
                  </m:r>
                </m:sup>
              </m:sSubSup>
            </m:num>
            <m:den>
              <m:r>
                <w:rPr>
                  <w:rFonts w:ascii="Cambria Math" w:hAnsi="Cambria Math"/>
                </w:rPr>
                <m:t>2</m:t>
              </m:r>
            </m:den>
          </m:f>
        </m:oMath>
      </m:oMathPara>
    </w:p>
    <w:p w14:paraId="7F43588C" w14:textId="77777777" w:rsidR="00C618FB" w:rsidRDefault="00000000">
      <w:pPr>
        <w:pStyle w:val="Compact"/>
        <w:numPr>
          <w:ilvl w:val="0"/>
          <w:numId w:val="1"/>
        </w:numPr>
      </w:pPr>
      <w:r>
        <w:t>1a.</w:t>
      </w:r>
    </w:p>
    <w:p w14:paraId="55A8ED37" w14:textId="77777777" w:rsidR="00C618FB" w:rsidRDefault="00000000">
      <w:pPr>
        <w:pStyle w:val="Compact"/>
      </w:pPr>
      <m:oMathPara>
        <m:oMathParaPr>
          <m:jc m:val="center"/>
        </m:oMathParaPr>
        <m:oMath>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min</m:t>
                          </m:r>
                        </m:sub>
                      </m:sSub>
                    </m:e>
                  </m:d>
                </m:e>
                <m:sup>
                  <m:r>
                    <w:rPr>
                      <w:rFonts w:ascii="Cambria Math" w:hAnsi="Cambria Math"/>
                    </w:rPr>
                    <m:t>2</m:t>
                  </m:r>
                </m:sup>
              </m:sSup>
            </m:num>
            <m:den>
              <m:r>
                <w:rPr>
                  <w:rFonts w:ascii="Cambria Math" w:hAnsi="Cambria Math"/>
                </w:rPr>
                <m:t>2</m:t>
              </m:r>
            </m:den>
          </m:f>
        </m:oMath>
      </m:oMathPara>
    </w:p>
    <w:p w14:paraId="4CA148A5" w14:textId="77777777" w:rsidR="00C618FB" w:rsidRDefault="00000000">
      <w:pPr>
        <w:pStyle w:val="Compact"/>
      </w:pPr>
      <m:oMathPara>
        <m:oMathParaPr>
          <m:jc m:val="center"/>
        </m:oMathParaPr>
        <m:oMath>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max</m:t>
              </m:r>
            </m:sub>
            <m:sup>
              <m:r>
                <w:rPr>
                  <w:rFonts w:ascii="Cambria Math" w:hAnsi="Cambria Math"/>
                </w:rPr>
                <m:t>2</m:t>
              </m:r>
            </m:sup>
          </m:sSubSup>
        </m:oMath>
      </m:oMathPara>
    </w:p>
    <w:p w14:paraId="626CD0D5" w14:textId="77777777" w:rsidR="00C618FB" w:rsidRDefault="00000000">
      <w:pPr>
        <w:pStyle w:val="Compact"/>
        <w:numPr>
          <w:ilvl w:val="0"/>
          <w:numId w:val="1"/>
        </w:numPr>
      </w:pPr>
      <w:r>
        <w:t>3.</w:t>
      </w:r>
    </w:p>
    <w:p w14:paraId="039474FE" w14:textId="77777777" w:rsidR="00C618FB" w:rsidRDefault="00000000">
      <w:pPr>
        <w:pStyle w:val="Compact"/>
      </w:pPr>
      <m:oMathPara>
        <m:oMathParaPr>
          <m:jc m:val="center"/>
        </m:oMathParaPr>
        <m:oMath>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min</m:t>
              </m:r>
            </m:sub>
            <m:sup>
              <m:r>
                <w:rPr>
                  <w:rFonts w:ascii="Cambria Math" w:hAnsi="Cambria Math"/>
                </w:rPr>
                <m:t>2</m:t>
              </m:r>
            </m:sup>
          </m:sSubSup>
        </m:oMath>
      </m:oMathPara>
    </w:p>
    <w:p w14:paraId="7158E02E" w14:textId="77777777" w:rsidR="00C618FB" w:rsidRDefault="00000000">
      <w:pPr>
        <w:pStyle w:val="Heading2"/>
      </w:pPr>
      <w:bookmarkStart w:id="900" w:name="possible-metrics-of-constraint"/>
      <w:r>
        <w:lastRenderedPageBreak/>
        <w:t>4.1 Possible “Metrics of Constraint”</w:t>
      </w:r>
    </w:p>
    <w:p w14:paraId="799D2F7B" w14:textId="77777777" w:rsidR="00C618FB" w:rsidRDefault="00000000">
      <w:pPr>
        <w:pStyle w:val="FirstParagraph"/>
      </w:pPr>
      <w:r>
        <w:t>[TO DO: define these. Add others</w:t>
      </w:r>
      <w:proofErr w:type="gramStart"/>
      <w:r>
        <w:t>? ]</w:t>
      </w:r>
      <w:proofErr w:type="gramEnd"/>
      <w:r>
        <w:t xml:space="preserve"> Measures of ’asymmetry</w:t>
      </w:r>
    </w:p>
    <w:p w14:paraId="1E337BBF" w14:textId="77777777" w:rsidR="00C618FB" w:rsidRDefault="00000000">
      <w:pPr>
        <w:pStyle w:val="BodyText"/>
      </w:pPr>
      <w:r>
        <w:t>Aitchison distance (Aitchison (1989))</w:t>
      </w:r>
    </w:p>
    <w:p w14:paraId="381EFDD1" w14:textId="77777777" w:rsidR="00C618FB" w:rsidRDefault="00000000">
      <w:pPr>
        <w:pStyle w:val="BodyText"/>
      </w:pPr>
      <w:r>
        <w:t>Entropy(?)</w:t>
      </w:r>
    </w:p>
    <w:p w14:paraId="17FC13F2" w14:textId="77777777" w:rsidR="00C618FB" w:rsidRDefault="00000000">
      <w:pPr>
        <w:pStyle w:val="BodyText"/>
      </w:pPr>
      <w:r>
        <w:t>Total Variation(?)</w:t>
      </w:r>
    </w:p>
    <w:p w14:paraId="3C95D64C" w14:textId="77777777" w:rsidR="00C618FB" w:rsidRDefault="00000000">
      <w:pPr>
        <w:pStyle w:val="Heading2"/>
      </w:pPr>
      <w:bookmarkStart w:id="901" w:name="symmetry-and-the-role-of-ties"/>
      <w:bookmarkEnd w:id="900"/>
      <w:r>
        <w:t>4.2 Symmetry and the Role of Ties</w:t>
      </w:r>
    </w:p>
    <w:p w14:paraId="5B4B01F7" w14:textId="77777777" w:rsidR="00C618FB" w:rsidRDefault="00000000">
      <w:pPr>
        <w:pStyle w:val="Compact"/>
        <w:numPr>
          <w:ilvl w:val="0"/>
          <w:numId w:val="40"/>
        </w:numPr>
      </w:pPr>
      <w:r>
        <w:t xml:space="preserve">Conditions under which </w:t>
      </w:r>
      <m:oMath>
        <m:sSub>
          <m:sSubPr>
            <m:ctrlPr>
              <w:rPr>
                <w:rFonts w:ascii="Cambria Math" w:hAnsi="Cambria Math"/>
              </w:rPr>
            </m:ctrlPr>
          </m:sSubPr>
          <m:e>
            <m:r>
              <w:rPr>
                <w:rFonts w:ascii="Cambria Math" w:hAnsi="Cambria Math"/>
              </w:rPr>
              <m:t>r</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max</m:t>
            </m:r>
          </m:sub>
        </m:sSub>
      </m:oMath>
    </w:p>
    <w:p w14:paraId="67975132" w14:textId="77777777" w:rsidR="00C618FB" w:rsidRDefault="00000000">
      <w:pPr>
        <w:pStyle w:val="Compact"/>
        <w:numPr>
          <w:ilvl w:val="0"/>
          <w:numId w:val="40"/>
        </w:numPr>
      </w:pPr>
      <w:r>
        <w:t>How ties in marginal distributions affect the attainability of the lower bound</w:t>
      </w:r>
    </w:p>
    <w:p w14:paraId="3312DDA8" w14:textId="77777777" w:rsidR="00C618FB" w:rsidRDefault="00000000">
      <w:pPr>
        <w:pStyle w:val="Heading2"/>
      </w:pPr>
      <w:bookmarkStart w:id="902" w:name="special-cases-and-boundary-conditions"/>
      <w:bookmarkEnd w:id="901"/>
      <w:r>
        <w:t>4.3 Special Cases and Boundary Conditions</w:t>
      </w:r>
    </w:p>
    <w:p w14:paraId="75CE3E7C" w14:textId="77777777" w:rsidR="00C618FB" w:rsidRDefault="00000000">
      <w:pPr>
        <w:pStyle w:val="Compact"/>
        <w:numPr>
          <w:ilvl w:val="0"/>
          <w:numId w:val="41"/>
        </w:numPr>
      </w:pPr>
      <w:r>
        <w:t>Equal vs. unequal numbers of categories</w:t>
      </w:r>
      <w:r>
        <w:br/>
      </w:r>
    </w:p>
    <w:p w14:paraId="04400DB1" w14:textId="77777777" w:rsidR="00C618FB" w:rsidRDefault="00000000">
      <w:pPr>
        <w:pStyle w:val="Compact"/>
        <w:numPr>
          <w:ilvl w:val="0"/>
          <w:numId w:val="41"/>
        </w:numPr>
      </w:pPr>
      <w:r>
        <w:t>Symmetric vs. asymmetric marginal distributions</w:t>
      </w:r>
    </w:p>
    <w:p w14:paraId="2859EF7B" w14:textId="77777777" w:rsidR="00C618FB" w:rsidRDefault="00000000">
      <w:pPr>
        <w:pStyle w:val="Heading1"/>
      </w:pPr>
      <w:bookmarkStart w:id="903" w:name="monte-carlo-simulations"/>
      <w:bookmarkEnd w:id="899"/>
      <w:bookmarkEnd w:id="902"/>
      <w:r>
        <w:t>5. Monte Carlo Simulations</w:t>
      </w:r>
    </w:p>
    <w:p w14:paraId="1D4513A8" w14:textId="77777777" w:rsidR="00C618FB" w:rsidRDefault="00000000">
      <w:pPr>
        <w:pStyle w:val="Compact"/>
        <w:numPr>
          <w:ilvl w:val="0"/>
          <w:numId w:val="42"/>
        </w:numPr>
      </w:pPr>
      <w:r>
        <w:t>What is the ‘universe of possible’ (data)?</w:t>
      </w:r>
    </w:p>
    <w:p w14:paraId="7E0FE2ED" w14:textId="77777777" w:rsidR="00C618FB" w:rsidRDefault="00000000">
      <w:pPr>
        <w:pStyle w:val="Heading2"/>
      </w:pPr>
      <w:bookmarkStart w:id="904" w:name="Xcd72fa76b031e65432d89eade845911086d9e4d"/>
      <w:r>
        <w:t xml:space="preserve">5.1 Probabilistic modeling over the </w:t>
      </w:r>
      <m:oMath>
        <m:r>
          <w:rPr>
            <w:rFonts w:ascii="Cambria Math" w:hAnsi="Cambria Math"/>
          </w:rPr>
          <m:t>r</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max</m:t>
                </m:r>
              </m:sub>
            </m:sSub>
          </m:e>
        </m:d>
      </m:oMath>
      <w:r>
        <w:t xml:space="preserve"> interval (?)</w:t>
      </w:r>
    </w:p>
    <w:p w14:paraId="4281A891" w14:textId="77777777" w:rsidR="00C618FB" w:rsidRDefault="00000000">
      <w:pPr>
        <w:pStyle w:val="Heading2"/>
      </w:pPr>
      <w:bookmarkStart w:id="905" w:name="effects-of-marginal-shapes"/>
      <w:bookmarkEnd w:id="904"/>
      <w:r>
        <w:t>5.2 Effects of Marginal Shapes</w:t>
      </w:r>
    </w:p>
    <w:p w14:paraId="032C8FEE" w14:textId="77777777" w:rsidR="00C618FB" w:rsidRDefault="00000000">
      <w:pPr>
        <w:numPr>
          <w:ilvl w:val="0"/>
          <w:numId w:val="43"/>
        </w:numPr>
      </w:pPr>
      <w:r>
        <w:t>Shape-based elasticity of correlation bounds</w:t>
      </w:r>
      <w:r>
        <w:br/>
      </w:r>
    </w:p>
    <w:p w14:paraId="5F9A5B5A" w14:textId="77777777" w:rsidR="00C618FB" w:rsidRDefault="00000000">
      <w:pPr>
        <w:numPr>
          <w:ilvl w:val="0"/>
          <w:numId w:val="43"/>
        </w:numPr>
      </w:pPr>
      <w:r>
        <w:t xml:space="preserve">Skewness and modality heavily influence the attainable range of </w:t>
      </w:r>
      <m:oMath>
        <m:r>
          <w:rPr>
            <w:rFonts w:ascii="Cambria Math" w:hAnsi="Cambria Math"/>
          </w:rPr>
          <m:t>r</m:t>
        </m:r>
      </m:oMath>
      <w:r>
        <w:t>.</w:t>
      </w:r>
    </w:p>
    <w:p w14:paraId="3FAF66E3" w14:textId="77777777" w:rsidR="00C618FB" w:rsidRDefault="00000000">
      <w:pPr>
        <w:numPr>
          <w:ilvl w:val="0"/>
          <w:numId w:val="43"/>
        </w:numPr>
      </w:pPr>
      <w:r>
        <w:t>Marginals with extreme concentration (e.g., most responses in one or two categories) sharply restrict the possible correlation range.</w:t>
      </w:r>
    </w:p>
    <w:p w14:paraId="470ADF1E" w14:textId="77777777" w:rsidR="00C618FB" w:rsidRDefault="00000000">
      <w:pPr>
        <w:pStyle w:val="Heading2"/>
      </w:pPr>
      <w:bookmarkStart w:id="906" w:name="symmetry-breaking-in-correlation-bounds"/>
      <w:bookmarkEnd w:id="905"/>
      <w:r>
        <w:t>5.3 Symmetry Breaking in Correlation Bounds</w:t>
      </w:r>
    </w:p>
    <w:p w14:paraId="071E54C6" w14:textId="77777777" w:rsidR="00C618FB" w:rsidRDefault="00000000">
      <w:pPr>
        <w:numPr>
          <w:ilvl w:val="0"/>
          <w:numId w:val="44"/>
        </w:numPr>
      </w:pPr>
      <w:r>
        <w:t xml:space="preserve">When and why </w:t>
      </w:r>
      <m:oMath>
        <m:sSub>
          <m:sSubPr>
            <m:ctrlPr>
              <w:rPr>
                <w:rFonts w:ascii="Cambria Math" w:hAnsi="Cambria Math"/>
              </w:rPr>
            </m:ctrlPr>
          </m:sSubPr>
          <m:e>
            <m:r>
              <w:rPr>
                <w:rFonts w:ascii="Cambria Math" w:hAnsi="Cambria Math"/>
              </w:rPr>
              <m:t>r</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max</m:t>
            </m:r>
          </m:sub>
        </m:sSub>
      </m:oMath>
    </w:p>
    <w:p w14:paraId="31A6DF5C" w14:textId="77777777" w:rsidR="00C618FB" w:rsidRDefault="00000000">
      <w:pPr>
        <w:numPr>
          <w:ilvl w:val="0"/>
          <w:numId w:val="44"/>
        </w:numPr>
      </w:pPr>
      <w:r>
        <w:t>Empirical indicators of bound asymmetry</w:t>
      </w:r>
    </w:p>
    <w:p w14:paraId="69D3A56F" w14:textId="77777777" w:rsidR="00C618FB" w:rsidRDefault="00000000">
      <w:pPr>
        <w:numPr>
          <w:ilvl w:val="0"/>
          <w:numId w:val="44"/>
        </w:numPr>
      </w:pPr>
      <w:r>
        <w:t xml:space="preserve">When given marginal distributions are sufficiently asymmetric, the min and max bounds of </w:t>
      </w:r>
      <m:oMath>
        <m:r>
          <w:rPr>
            <w:rFonts w:ascii="Cambria Math" w:hAnsi="Cambria Math"/>
          </w:rPr>
          <m:t>r</m:t>
        </m:r>
      </m:oMath>
      <w:r>
        <w:t xml:space="preserve"> are not symmetric about zero.</w:t>
      </w:r>
    </w:p>
    <w:p w14:paraId="777E8B6E" w14:textId="77777777" w:rsidR="00C618FB" w:rsidRDefault="00000000">
      <w:pPr>
        <w:numPr>
          <w:ilvl w:val="0"/>
          <w:numId w:val="44"/>
        </w:numPr>
      </w:pPr>
      <w:r>
        <w:t xml:space="preserve">The shape of the null distribution of </w:t>
      </w:r>
      <m:oMath>
        <m:r>
          <w:rPr>
            <w:rFonts w:ascii="Cambria Math" w:hAnsi="Cambria Math"/>
          </w:rPr>
          <m:t>r</m:t>
        </m:r>
      </m:oMath>
      <w:r>
        <w:t xml:space="preserve"> can be strongly skewed, especially in cases with unequal marginals.</w:t>
      </w:r>
    </w:p>
    <w:p w14:paraId="4CB801AE" w14:textId="77777777" w:rsidR="00C618FB" w:rsidRDefault="00000000">
      <w:pPr>
        <w:pStyle w:val="FirstParagraph"/>
      </w:pPr>
      <w:r>
        <w:lastRenderedPageBreak/>
        <w:t xml:space="preserve">When we talk about “asymmetry” in this context, we’re referring to how different the distribution of </w:t>
      </w:r>
      <m:oMath>
        <m:r>
          <w:rPr>
            <w:rFonts w:ascii="Cambria Math" w:hAnsi="Cambria Math"/>
          </w:rPr>
          <m:t>Y</m:t>
        </m:r>
      </m:oMath>
      <w:r>
        <w:t xml:space="preserve"> is from the distribution of </w:t>
      </w:r>
      <m:oMath>
        <m:r>
          <w:rPr>
            <w:rFonts w:ascii="Cambria Math" w:hAnsi="Cambria Math"/>
          </w:rPr>
          <m:t>X</m:t>
        </m:r>
      </m:oMath>
      <w:r>
        <w:t xml:space="preserve">. Since </w:t>
      </w:r>
      <m:oMath>
        <m:r>
          <w:rPr>
            <w:rFonts w:ascii="Cambria Math" w:hAnsi="Cambria Math"/>
          </w:rPr>
          <m:t>X</m:t>
        </m:r>
      </m:oMath>
      <w:r>
        <w:t xml:space="preserve"> is kept uniform, any deviation of </w:t>
      </w:r>
      <m:oMath>
        <m:r>
          <w:rPr>
            <w:rFonts w:ascii="Cambria Math" w:hAnsi="Cambria Math"/>
          </w:rPr>
          <m:t>Y</m:t>
        </m:r>
      </m:oMath>
      <w:r>
        <w:t xml:space="preserve"> from uniformity creates asymmetry between the distributions.</w:t>
      </w:r>
    </w:p>
    <w:p w14:paraId="4A2560D4" w14:textId="77777777" w:rsidR="00C618FB" w:rsidRDefault="00000000">
      <w:pPr>
        <w:pStyle w:val="BodyText"/>
      </w:pPr>
      <w:r>
        <w:t xml:space="preserve">The </w:t>
      </w:r>
      <w:r>
        <w:rPr>
          <w:i/>
          <w:iCs/>
        </w:rPr>
        <w:t>total variation distance</w:t>
      </w:r>
      <w:r>
        <w:t xml:space="preserve"> (TV) quantifies this asymmetry:</w:t>
      </w:r>
    </w:p>
    <w:p w14:paraId="17007F15" w14:textId="77777777" w:rsidR="00C618FB" w:rsidRDefault="00000000">
      <w:pPr>
        <w:pStyle w:val="Compact"/>
        <w:numPr>
          <w:ilvl w:val="0"/>
          <w:numId w:val="45"/>
        </w:numPr>
      </w:pPr>
      <w:r>
        <w:t>It measures how different Y is from being symmetric around its midpoint</w:t>
      </w:r>
    </w:p>
    <w:p w14:paraId="091808D9" w14:textId="77777777" w:rsidR="00C618FB" w:rsidRDefault="00000000">
      <w:pPr>
        <w:pStyle w:val="Compact"/>
        <w:numPr>
          <w:ilvl w:val="0"/>
          <w:numId w:val="45"/>
        </w:numPr>
      </w:pPr>
      <w:r>
        <w:t xml:space="preserve">When TV = 0: </w:t>
      </w:r>
      <m:oMath>
        <m:r>
          <w:rPr>
            <w:rFonts w:ascii="Cambria Math" w:hAnsi="Cambria Math"/>
          </w:rPr>
          <m:t>Y</m:t>
        </m:r>
      </m:oMath>
      <w:r>
        <w:t xml:space="preserve"> is symmetric (like </w:t>
      </w:r>
      <m:oMath>
        <m:r>
          <w:rPr>
            <w:rFonts w:ascii="Cambria Math" w:hAnsi="Cambria Math"/>
          </w:rPr>
          <m:t>X</m:t>
        </m:r>
      </m:oMath>
      <w:r>
        <w:t>)</w:t>
      </w:r>
    </w:p>
    <w:p w14:paraId="7A18137E" w14:textId="77777777" w:rsidR="00C618FB" w:rsidRDefault="00000000">
      <w:pPr>
        <w:pStyle w:val="Compact"/>
        <w:numPr>
          <w:ilvl w:val="0"/>
          <w:numId w:val="45"/>
        </w:numPr>
      </w:pPr>
      <w:r>
        <w:t xml:space="preserve">When TV is large: </w:t>
      </w:r>
      <m:oMath>
        <m:r>
          <w:rPr>
            <w:rFonts w:ascii="Cambria Math" w:hAnsi="Cambria Math"/>
          </w:rPr>
          <m:t>Y</m:t>
        </m:r>
      </m:oMath>
      <w:r>
        <w:t xml:space="preserve"> is highly asymmetric compared to </w:t>
      </w:r>
      <m:oMath>
        <m:r>
          <w:rPr>
            <w:rFonts w:ascii="Cambria Math" w:hAnsi="Cambria Math"/>
          </w:rPr>
          <m:t>X</m:t>
        </m:r>
      </m:oMath>
    </w:p>
    <w:p w14:paraId="08B0BE7D" w14:textId="77777777" w:rsidR="00C618FB" w:rsidRDefault="00000000">
      <w:pPr>
        <w:pStyle w:val="Heading1"/>
      </w:pPr>
      <w:bookmarkStart w:id="907" w:name="illustration-with-typical-data-bes"/>
      <w:bookmarkEnd w:id="903"/>
      <w:bookmarkEnd w:id="906"/>
      <w:r>
        <w:t>6. Illustration with ‘Typical’ Data: BES</w:t>
      </w:r>
    </w:p>
    <w:p w14:paraId="7F8882AB" w14:textId="77777777" w:rsidR="00C618FB" w:rsidRDefault="00000000">
      <w:pPr>
        <w:pStyle w:val="FirstParagraph"/>
      </w:pPr>
      <w:r>
        <w:t xml:space="preserve">We do not claim this data is representative of </w:t>
      </w:r>
      <w:proofErr w:type="gramStart"/>
      <w:r>
        <w:t>data-sets</w:t>
      </w:r>
      <w:proofErr w:type="gramEnd"/>
      <w:r>
        <w:t xml:space="preserve"> of ordinal variables used by social scientists. Rather, we view it as </w:t>
      </w:r>
      <w:r>
        <w:rPr>
          <w:i/>
          <w:iCs/>
        </w:rPr>
        <w:t>typical</w:t>
      </w:r>
      <w:r>
        <w:t xml:space="preserve"> in that it is a real-world example possessing many of the features that would raise issues…</w:t>
      </w:r>
    </w:p>
    <w:p w14:paraId="3309E258" w14:textId="77777777" w:rsidR="00C618FB" w:rsidRDefault="00000000">
      <w:pPr>
        <w:pStyle w:val="Heading1"/>
      </w:pPr>
      <w:bookmarkStart w:id="908" w:name="applications-and-implications"/>
      <w:bookmarkEnd w:id="907"/>
      <w:r>
        <w:t>7. Applications and Implications</w:t>
      </w:r>
    </w:p>
    <w:p w14:paraId="1D3D0623" w14:textId="77777777" w:rsidR="00C618FB" w:rsidRDefault="00000000">
      <w:pPr>
        <w:pStyle w:val="FirstParagraph"/>
      </w:pPr>
      <w:r>
        <w:t>Impacts standard methods:</w:t>
      </w:r>
    </w:p>
    <w:p w14:paraId="49214115" w14:textId="77777777" w:rsidR="00C618FB" w:rsidRDefault="00000000">
      <w:pPr>
        <w:pStyle w:val="Compact"/>
        <w:numPr>
          <w:ilvl w:val="0"/>
          <w:numId w:val="46"/>
        </w:numPr>
      </w:pPr>
      <w:r>
        <w:rPr>
          <w:b/>
          <w:bCs/>
        </w:rPr>
        <w:t>PCA and Factor Analysis</w:t>
      </w:r>
      <w:r>
        <w:t xml:space="preserve">: Attenuated correlations may lead to </w:t>
      </w:r>
      <m:oMath>
        <m:r>
          <m:rPr>
            <m:sty m:val="p"/>
          </m:rPr>
          <w:rPr>
            <w:rFonts w:ascii="Cambria Math" w:hAnsi="Cambria Math"/>
          </w:rPr>
          <m:t>⤳</m:t>
        </m:r>
      </m:oMath>
    </w:p>
    <w:p w14:paraId="1BCAB0B3" w14:textId="77777777" w:rsidR="00C618FB" w:rsidRDefault="00000000">
      <w:pPr>
        <w:numPr>
          <w:ilvl w:val="1"/>
          <w:numId w:val="47"/>
        </w:numPr>
      </w:pPr>
      <w:r>
        <w:t>Practical risks: over-factoring (more factors estimated than ‘should be’), biased structural coefficients(?)</w:t>
      </w:r>
    </w:p>
    <w:p w14:paraId="49E99659" w14:textId="77777777" w:rsidR="00C618FB" w:rsidRDefault="00000000">
      <w:pPr>
        <w:numPr>
          <w:ilvl w:val="1"/>
          <w:numId w:val="47"/>
        </w:numPr>
      </w:pPr>
      <w:r>
        <w:rPr>
          <w:b/>
          <w:bCs/>
        </w:rPr>
        <w:t>SEM</w:t>
      </w:r>
      <w:r>
        <w:t>: Biased estimation of structural paths if ordinal-level attenuation is ignored.</w:t>
      </w:r>
    </w:p>
    <w:p w14:paraId="2139AD93" w14:textId="77777777" w:rsidR="00C618FB" w:rsidRDefault="00000000">
      <w:pPr>
        <w:pStyle w:val="FirstParagraph"/>
      </w:pPr>
      <w:r>
        <w:t xml:space="preserve">Recommendations for interpreting Pearson’s </w:t>
      </w:r>
      <m:oMath>
        <m:r>
          <w:rPr>
            <w:rFonts w:ascii="Cambria Math" w:hAnsi="Cambria Math"/>
          </w:rPr>
          <m:t>r</m:t>
        </m:r>
      </m:oMath>
      <w:r>
        <w:t xml:space="preserve"> in applied contexts</w:t>
      </w:r>
    </w:p>
    <w:p w14:paraId="3CC4A0B1" w14:textId="77777777" w:rsidR="00C618FB" w:rsidRDefault="00000000">
      <w:pPr>
        <w:pStyle w:val="Compact"/>
        <w:numPr>
          <w:ilvl w:val="0"/>
          <w:numId w:val="48"/>
        </w:numPr>
      </w:pPr>
      <w:r>
        <w:t xml:space="preserve">Reporting observed </w:t>
      </w:r>
      <m:oMath>
        <m:r>
          <w:rPr>
            <w:rFonts w:ascii="Cambria Math" w:hAnsi="Cambria Math"/>
          </w:rPr>
          <m:t>r</m:t>
        </m:r>
      </m:oMath>
      <w:r>
        <w:t xml:space="preserve"> in context of its attainable bounds.</w:t>
      </w:r>
    </w:p>
    <w:p w14:paraId="5E557A4B" w14:textId="77777777" w:rsidR="00C618FB" w:rsidRDefault="00000000">
      <w:pPr>
        <w:pStyle w:val="Compact"/>
        <w:numPr>
          <w:ilvl w:val="0"/>
          <w:numId w:val="48"/>
        </w:numPr>
      </w:pPr>
      <w:r>
        <w:t xml:space="preserve">Using our tools to test whether an observed </w:t>
      </w:r>
      <m:oMath>
        <m:r>
          <w:rPr>
            <w:rFonts w:ascii="Cambria Math" w:hAnsi="Cambria Math"/>
          </w:rPr>
          <m:t>r</m:t>
        </m:r>
      </m:oMath>
      <w:r>
        <w:t xml:space="preserve"> is unusually strong or weak given marginals.</w:t>
      </w:r>
    </w:p>
    <w:p w14:paraId="104180D7" w14:textId="77777777" w:rsidR="00C618FB" w:rsidRDefault="00000000">
      <w:pPr>
        <w:pStyle w:val="Heading1"/>
      </w:pPr>
      <w:bookmarkStart w:id="909" w:name="extensions-and-open-questions"/>
      <w:bookmarkEnd w:id="908"/>
      <w:r>
        <w:t>8. Extensions and Open Questions</w:t>
      </w:r>
    </w:p>
    <w:p w14:paraId="3BF879AB" w14:textId="77777777" w:rsidR="00C618FB" w:rsidRDefault="00000000">
      <w:pPr>
        <w:pStyle w:val="Compact"/>
        <w:numPr>
          <w:ilvl w:val="0"/>
          <w:numId w:val="49"/>
        </w:numPr>
      </w:pPr>
      <w:r>
        <w:t>Role of entropy and joint uncertainty in bounding behavior</w:t>
      </w:r>
      <w:r>
        <w:br/>
      </w:r>
    </w:p>
    <w:p w14:paraId="46606C7D" w14:textId="77777777" w:rsidR="00C618FB" w:rsidRDefault="00000000">
      <w:pPr>
        <w:pStyle w:val="Compact"/>
        <w:numPr>
          <w:ilvl w:val="0"/>
          <w:numId w:val="49"/>
        </w:numPr>
      </w:pPr>
      <w:r>
        <w:t xml:space="preserve">Possibility of adjusting or normalizing </w:t>
      </w:r>
      <m:oMath>
        <m:r>
          <w:rPr>
            <w:rFonts w:ascii="Cambria Math" w:hAnsi="Cambria Math"/>
          </w:rPr>
          <m:t>r</m:t>
        </m:r>
      </m:oMath>
    </w:p>
    <w:p w14:paraId="7C2EC94E" w14:textId="77777777" w:rsidR="00C618FB" w:rsidRDefault="00000000">
      <w:pPr>
        <w:pStyle w:val="Compact"/>
        <w:numPr>
          <w:ilvl w:val="0"/>
          <w:numId w:val="49"/>
        </w:numPr>
      </w:pPr>
      <w:r>
        <w:t>Relation to Copula Theory (Optional)</w:t>
      </w:r>
    </w:p>
    <w:p w14:paraId="29EDA3A2" w14:textId="77777777" w:rsidR="00C618FB" w:rsidRDefault="00000000">
      <w:pPr>
        <w:pStyle w:val="Compact"/>
        <w:numPr>
          <w:ilvl w:val="1"/>
          <w:numId w:val="50"/>
        </w:numPr>
      </w:pPr>
      <w:r>
        <w:t>“Although our setting is discrete, the problem is conceptually linked to copula-based modeling of dependence with fixed marginals. The connection is discussed as a direction for future work.”</w:t>
      </w:r>
    </w:p>
    <w:p w14:paraId="1CAB3FB7" w14:textId="77777777" w:rsidR="00C618FB" w:rsidRDefault="00000000">
      <w:pPr>
        <w:pStyle w:val="Heading2"/>
      </w:pPr>
      <w:bookmarkStart w:id="910" w:name="to-do"/>
      <w:r>
        <w:lastRenderedPageBreak/>
        <w:t>8.1 To Do</w:t>
      </w:r>
    </w:p>
    <w:p w14:paraId="70B81C5B" w14:textId="77777777" w:rsidR="00C618FB" w:rsidRDefault="00000000">
      <w:pPr>
        <w:pStyle w:val="Compact"/>
        <w:numPr>
          <w:ilvl w:val="0"/>
          <w:numId w:val="51"/>
        </w:numPr>
      </w:pPr>
      <w:r>
        <w:t xml:space="preserve">Can </w:t>
      </w:r>
      <m:oMath>
        <m:sSub>
          <m:sSubPr>
            <m:ctrlPr>
              <w:rPr>
                <w:rFonts w:ascii="Cambria Math" w:hAnsi="Cambria Math"/>
              </w:rPr>
            </m:ctrlPr>
          </m:sSubPr>
          <m:e>
            <m:r>
              <w:rPr>
                <w:rFonts w:ascii="Cambria Math" w:hAnsi="Cambria Math"/>
              </w:rPr>
              <m:t>r</m:t>
            </m:r>
          </m:e>
          <m:sub>
            <m:r>
              <w:rPr>
                <w:rFonts w:ascii="Cambria Math" w:hAnsi="Cambria Math"/>
              </w:rPr>
              <m:t>min</m:t>
            </m:r>
          </m:sub>
        </m:sSub>
        <m:r>
          <m:rPr>
            <m:sty m:val="p"/>
          </m:rPr>
          <w:rPr>
            <w:rFonts w:ascii="Cambria Math" w:hAnsi="Cambria Math"/>
          </w:rPr>
          <m:t>&gt;</m:t>
        </m:r>
        <m:r>
          <w:rPr>
            <w:rFonts w:ascii="Cambria Math" w:hAnsi="Cambria Math"/>
          </w:rPr>
          <m:t>0</m:t>
        </m:r>
      </m:oMath>
      <w:r>
        <w:t>?</w:t>
      </w:r>
    </w:p>
    <w:p w14:paraId="6224B6D5" w14:textId="77777777" w:rsidR="00C618FB" w:rsidRDefault="00000000">
      <w:pPr>
        <w:pStyle w:val="Compact"/>
        <w:numPr>
          <w:ilvl w:val="0"/>
          <w:numId w:val="51"/>
        </w:numPr>
      </w:pPr>
      <w:r>
        <w:t xml:space="preserve">Are there systematic biases in testing </w:t>
      </w: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0</m:t>
        </m:r>
      </m:oMath>
      <w:r>
        <w:t xml:space="preserve"> using t-test? (Answer with Monte Carlo simulated data?)</w:t>
      </w:r>
    </w:p>
    <w:p w14:paraId="3586F93F" w14:textId="77777777" w:rsidR="00C618FB" w:rsidRDefault="00000000">
      <w:pPr>
        <w:pStyle w:val="Compact"/>
        <w:numPr>
          <w:ilvl w:val="0"/>
          <w:numId w:val="51"/>
        </w:numPr>
      </w:pPr>
      <w:r>
        <w:t>Add: “</w:t>
      </w:r>
      <m:oMath>
        <m:sSub>
          <m:sSubPr>
            <m:ctrlPr>
              <w:rPr>
                <w:rFonts w:ascii="Cambria Math" w:hAnsi="Cambria Math"/>
              </w:rPr>
            </m:ctrlPr>
          </m:sSubPr>
          <m:e>
            <m:r>
              <w:rPr>
                <w:rFonts w:ascii="Cambria Math" w:hAnsi="Cambria Math"/>
              </w:rPr>
              <m:t>r</m:t>
            </m:r>
          </m:e>
          <m:sub>
            <m:r>
              <w:rPr>
                <w:rFonts w:ascii="Cambria Math" w:hAnsi="Cambria Math"/>
              </w:rPr>
              <m:t>m</m:t>
            </m:r>
          </m:sub>
        </m:sSub>
        <m:r>
          <w:rPr>
            <w:rFonts w:ascii="Cambria Math" w:hAnsi="Cambria Math"/>
          </w:rPr>
          <m:t>in</m:t>
        </m:r>
      </m:oMath>
      <w:r>
        <w:t xml:space="preserve"> is invariant to ‘problem 1’ (value assignment. </w:t>
      </w:r>
      <w:proofErr w:type="gramStart"/>
      <w:r>
        <w:t>So</w:t>
      </w:r>
      <w:proofErr w:type="gramEnd"/>
      <w:r>
        <w:t xml:space="preserve"> using ranks is </w:t>
      </w:r>
      <w:proofErr w:type="gramStart"/>
      <w:r>
        <w:t>actually w.l.o.g.</w:t>
      </w:r>
      <w:proofErr w:type="gramEnd"/>
      <w:r>
        <w:t>)</w:t>
      </w:r>
    </w:p>
    <w:p w14:paraId="1614C6FF" w14:textId="77777777" w:rsidR="00C618FB" w:rsidRDefault="00000000">
      <w:pPr>
        <w:pStyle w:val="Heading1"/>
      </w:pPr>
      <w:bookmarkStart w:id="911" w:name="conclusion"/>
      <w:bookmarkEnd w:id="909"/>
      <w:bookmarkEnd w:id="910"/>
      <w:r>
        <w:t>9. Conclusion</w:t>
      </w:r>
    </w:p>
    <w:p w14:paraId="3622E7B3" w14:textId="77777777" w:rsidR="00C618FB" w:rsidRDefault="00000000">
      <w:pPr>
        <w:pStyle w:val="Compact"/>
        <w:numPr>
          <w:ilvl w:val="0"/>
          <w:numId w:val="52"/>
        </w:numPr>
      </w:pPr>
      <w:r>
        <w:t>Summary: Theoretical bounds, symmetry-breaking conditions, and implications for applied research</w:t>
      </w:r>
    </w:p>
    <w:p w14:paraId="741F874E" w14:textId="77777777" w:rsidR="00C618FB" w:rsidRDefault="00000000">
      <w:pPr>
        <w:pStyle w:val="Compact"/>
        <w:numPr>
          <w:ilvl w:val="0"/>
          <w:numId w:val="52"/>
        </w:numPr>
      </w:pPr>
      <w:r>
        <w:t>An R package accompanies this paper, providing tools to compute max/min bounds and perform randomization-based hypothesis tests for fixed marginals. Details are available in the appendix and online.</w:t>
      </w:r>
    </w:p>
    <w:p w14:paraId="7896ADE6" w14:textId="77777777" w:rsidR="00C618FB" w:rsidRDefault="00000000">
      <w:pPr>
        <w:pStyle w:val="Compact"/>
        <w:numPr>
          <w:ilvl w:val="0"/>
          <w:numId w:val="52"/>
        </w:numPr>
      </w:pPr>
      <w:r>
        <w:t>Future work: deeper integration with copula models, correction strategies, and generalizations to higher dimensions</w:t>
      </w:r>
    </w:p>
    <w:p w14:paraId="479A466B" w14:textId="77777777" w:rsidR="00C618FB" w:rsidRDefault="00000000">
      <w:r>
        <w:br w:type="page"/>
      </w:r>
    </w:p>
    <w:p w14:paraId="048C4613" w14:textId="77777777" w:rsidR="00C618FB" w:rsidRDefault="00000000">
      <w:pPr>
        <w:pStyle w:val="Heading1"/>
      </w:pPr>
      <w:bookmarkStart w:id="912" w:name="references"/>
      <w:bookmarkEnd w:id="911"/>
      <w:r>
        <w:lastRenderedPageBreak/>
        <w:t>10. References</w:t>
      </w:r>
    </w:p>
    <w:p w14:paraId="1468FA28" w14:textId="77777777" w:rsidR="00C618FB" w:rsidRDefault="00000000">
      <w:pPr>
        <w:pStyle w:val="Bibliography"/>
      </w:pPr>
      <w:bookmarkStart w:id="913" w:name="ref-aitc89-measures"/>
      <w:bookmarkStart w:id="914" w:name="refs"/>
      <w:r>
        <w:t xml:space="preserve">Aitchison, J. (1989). Measures of location of compositional data sets. </w:t>
      </w:r>
      <w:r>
        <w:rPr>
          <w:i/>
          <w:iCs/>
        </w:rPr>
        <w:t>Mathematical Geology</w:t>
      </w:r>
      <w:r>
        <w:t xml:space="preserve">, </w:t>
      </w:r>
      <w:r>
        <w:rPr>
          <w:i/>
          <w:iCs/>
        </w:rPr>
        <w:t>21</w:t>
      </w:r>
      <w:r>
        <w:t xml:space="preserve">(7, 7), 787–790. </w:t>
      </w:r>
      <w:hyperlink r:id="rId11">
        <w:r w:rsidR="00C618FB">
          <w:rPr>
            <w:rStyle w:val="Hyperlink"/>
          </w:rPr>
          <w:t>https://doi.org/10.1007/BF00893322</w:t>
        </w:r>
      </w:hyperlink>
    </w:p>
    <w:p w14:paraId="1A518D4D" w14:textId="77777777" w:rsidR="00C618FB" w:rsidRDefault="00000000">
      <w:pPr>
        <w:pStyle w:val="Bibliography"/>
      </w:pPr>
      <w:bookmarkStart w:id="915" w:name="ref-hard52-inequalities"/>
      <w:bookmarkEnd w:id="913"/>
      <w:r>
        <w:t xml:space="preserve">Hardy, G. H., Littlewood, J. E., &amp; Pólya, G. (1952). </w:t>
      </w:r>
      <w:r>
        <w:rPr>
          <w:i/>
          <w:iCs/>
        </w:rPr>
        <w:t>Inequalities</w:t>
      </w:r>
      <w:r>
        <w:t>. Cambridge University Press.</w:t>
      </w:r>
    </w:p>
    <w:p w14:paraId="45A6825D" w14:textId="77777777" w:rsidR="00C618FB" w:rsidRDefault="00000000">
      <w:pPr>
        <w:pStyle w:val="Bibliography"/>
      </w:pPr>
      <w:bookmarkStart w:id="916" w:name="ref-jaec09-positive"/>
      <w:bookmarkEnd w:id="915"/>
      <w:r>
        <w:t xml:space="preserve">Jaeckel, P., &amp; Kahl, C. (2009). </w:t>
      </w:r>
      <w:r>
        <w:rPr>
          <w:i/>
          <w:iCs/>
        </w:rPr>
        <w:t>Positive semi-definite correlation matrix completion</w:t>
      </w:r>
      <w:r>
        <w:t>.</w:t>
      </w:r>
    </w:p>
    <w:p w14:paraId="1FE3F6E3" w14:textId="77777777" w:rsidR="00C618FB" w:rsidRDefault="00000000">
      <w:pPr>
        <w:pStyle w:val="Bibliography"/>
      </w:pPr>
      <w:bookmarkStart w:id="917" w:name="ref-mish09-note"/>
      <w:bookmarkEnd w:id="916"/>
      <w:r>
        <w:t>Mishra, S. K. (2009). A note on positive semi-definiteness of some non-</w:t>
      </w:r>
      <w:proofErr w:type="spellStart"/>
      <w:r>
        <w:t>pearsonian</w:t>
      </w:r>
      <w:proofErr w:type="spellEnd"/>
      <w:r>
        <w:t xml:space="preserve"> correlation matrices. </w:t>
      </w:r>
      <w:r>
        <w:rPr>
          <w:i/>
          <w:iCs/>
        </w:rPr>
        <w:t>Available at SSRN 1419362</w:t>
      </w:r>
      <w:r>
        <w:t>.</w:t>
      </w:r>
    </w:p>
    <w:p w14:paraId="078338C9" w14:textId="77777777" w:rsidR="00C618FB" w:rsidRDefault="00000000">
      <w:pPr>
        <w:pStyle w:val="Bibliography"/>
      </w:pPr>
      <w:bookmarkStart w:id="918" w:name="ref-shan23-impact"/>
      <w:bookmarkEnd w:id="917"/>
      <w:r>
        <w:t xml:space="preserve">Shantal, M., Othman, Z., &amp; Bakar, A. A. (2023). Impact of Missing Data on Correlation Coefficient Values: Deletion and Imputation Methods for Data Preparation. </w:t>
      </w:r>
      <w:r>
        <w:rPr>
          <w:i/>
          <w:iCs/>
        </w:rPr>
        <w:t>Malaysian Journal of Fundamental and Applied Sciences</w:t>
      </w:r>
      <w:r>
        <w:t xml:space="preserve">, </w:t>
      </w:r>
      <w:r>
        <w:rPr>
          <w:i/>
          <w:iCs/>
        </w:rPr>
        <w:t>19</w:t>
      </w:r>
      <w:r>
        <w:t xml:space="preserve">(6, 6), 1052–1067. </w:t>
      </w:r>
      <w:hyperlink r:id="rId12">
        <w:r w:rsidR="00C618FB">
          <w:rPr>
            <w:rStyle w:val="Hyperlink"/>
          </w:rPr>
          <w:t>https://doi.org/10.11113/mjfas.v19n6.3098</w:t>
        </w:r>
      </w:hyperlink>
    </w:p>
    <w:p w14:paraId="50263416" w14:textId="77777777" w:rsidR="00C618FB" w:rsidRDefault="00000000">
      <w:pPr>
        <w:pStyle w:val="Bibliography"/>
      </w:pPr>
      <w:bookmarkStart w:id="919" w:name="ref-whit76-bivariate"/>
      <w:bookmarkEnd w:id="918"/>
      <w:r>
        <w:t xml:space="preserve">Whitt, W. (1976). Bivariate Distributions with Given Marginals. </w:t>
      </w:r>
      <w:r>
        <w:rPr>
          <w:i/>
          <w:iCs/>
        </w:rPr>
        <w:t>The Annals of Statistics</w:t>
      </w:r>
      <w:r>
        <w:t xml:space="preserve">, </w:t>
      </w:r>
      <w:r>
        <w:rPr>
          <w:i/>
          <w:iCs/>
        </w:rPr>
        <w:t>4</w:t>
      </w:r>
      <w:r>
        <w:t>(6), 1280–1289.</w:t>
      </w:r>
    </w:p>
    <w:bookmarkEnd w:id="914"/>
    <w:bookmarkEnd w:id="919"/>
    <w:p w14:paraId="64A90B41" w14:textId="77777777" w:rsidR="00C618FB" w:rsidRDefault="00000000">
      <w:r>
        <w:br w:type="page"/>
      </w:r>
    </w:p>
    <w:p w14:paraId="44219F98" w14:textId="77777777" w:rsidR="00C618FB" w:rsidRDefault="00000000">
      <w:pPr>
        <w:pStyle w:val="Heading1"/>
      </w:pPr>
      <w:bookmarkStart w:id="920" w:name="appendix-a-mathematical-proofs"/>
      <w:bookmarkEnd w:id="912"/>
      <w:r>
        <w:lastRenderedPageBreak/>
        <w:t>11. Appendix A: Mathematical Proofs</w:t>
      </w:r>
    </w:p>
    <w:p w14:paraId="58F46209" w14:textId="77777777" w:rsidR="00C618FB" w:rsidRDefault="00000000">
      <w:pPr>
        <w:pStyle w:val="Compact"/>
        <w:numPr>
          <w:ilvl w:val="0"/>
          <w:numId w:val="53"/>
        </w:numPr>
      </w:pPr>
      <w:r>
        <w:t>Formal derivations of optimal coupling and analytical bounds</w:t>
      </w:r>
    </w:p>
    <w:p w14:paraId="3261C89D" w14:textId="77777777" w:rsidR="00C618FB" w:rsidRDefault="00000000">
      <w:pPr>
        <w:pStyle w:val="Heading1"/>
      </w:pPr>
      <w:bookmarkStart w:id="921" w:name="Xcbc1e63e2676ae6940216baa962f3b1416b12e5"/>
      <w:bookmarkEnd w:id="920"/>
      <w:r>
        <w:t>12. Appendix B: Software Tools and Code Listings</w:t>
      </w:r>
    </w:p>
    <w:p w14:paraId="6C5A049A" w14:textId="77777777" w:rsidR="00C618FB" w:rsidRDefault="00000000">
      <w:pPr>
        <w:pStyle w:val="Compact"/>
        <w:numPr>
          <w:ilvl w:val="0"/>
          <w:numId w:val="54"/>
        </w:numPr>
      </w:pPr>
      <w:r>
        <w:t>Documentation and examples for the R package</w:t>
      </w:r>
      <w:r>
        <w:br/>
      </w:r>
    </w:p>
    <w:p w14:paraId="546F726B" w14:textId="77777777" w:rsidR="00C618FB" w:rsidRDefault="00000000">
      <w:pPr>
        <w:pStyle w:val="Compact"/>
        <w:numPr>
          <w:ilvl w:val="0"/>
          <w:numId w:val="54"/>
        </w:numPr>
      </w:pPr>
      <w:r>
        <w:t>Description of randomization testing features</w:t>
      </w:r>
    </w:p>
    <w:p w14:paraId="5285510E" w14:textId="77777777" w:rsidR="00C618FB" w:rsidRDefault="00000000">
      <w:pPr>
        <w:pStyle w:val="Heading1"/>
      </w:pPr>
      <w:bookmarkStart w:id="922" w:name="X0fa965c16005f1205fcf7fee981caab2b595cd3"/>
      <w:bookmarkEnd w:id="921"/>
      <w:r>
        <w:t>13. Appendix C: Additional Tables and Simulations</w:t>
      </w:r>
    </w:p>
    <w:p w14:paraId="5F836C49" w14:textId="77777777" w:rsidR="00C618FB" w:rsidRDefault="00000000">
      <w:pPr>
        <w:pStyle w:val="Compact"/>
        <w:numPr>
          <w:ilvl w:val="0"/>
          <w:numId w:val="55"/>
        </w:numPr>
      </w:pPr>
      <w:r>
        <w:t>Supplementary empirical examples, simulation results</w:t>
      </w:r>
      <w:bookmarkEnd w:id="922"/>
    </w:p>
    <w:sectPr w:rsidR="00C618FB">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68" w:author="Cees Vandereijk" w:date="2025-07-27T12:53:00Z" w:initials="CV">
    <w:p w14:paraId="2A81DFBC" w14:textId="77777777" w:rsidR="00E90C73" w:rsidRDefault="00E90C73" w:rsidP="00E90C73">
      <w:pPr>
        <w:pStyle w:val="CommentText"/>
      </w:pPr>
      <w:r>
        <w:rPr>
          <w:rStyle w:val="CommentReference"/>
        </w:rPr>
        <w:annotationRef/>
      </w:r>
      <w:r>
        <w:t>Cohen, J. (1988). Statistical power analysis</w:t>
      </w:r>
    </w:p>
    <w:p w14:paraId="53710A8F" w14:textId="77777777" w:rsidR="00E90C73" w:rsidRDefault="00E90C73" w:rsidP="00E90C73">
      <w:pPr>
        <w:pStyle w:val="CommentText"/>
      </w:pPr>
      <w:r>
        <w:t>for the behavioral sciences (2nd ed.).</w:t>
      </w:r>
    </w:p>
    <w:p w14:paraId="54B17815" w14:textId="77777777" w:rsidR="00E90C73" w:rsidRDefault="00E90C73" w:rsidP="00E90C73">
      <w:pPr>
        <w:pStyle w:val="CommentText"/>
      </w:pPr>
      <w:r>
        <w:t>Hillsdale, NJ: Erlbaum</w:t>
      </w:r>
    </w:p>
  </w:comment>
  <w:comment w:id="283" w:author="Cees Vandereijk" w:date="2025-07-27T13:05:00Z" w:initials="CV">
    <w:p w14:paraId="7B842CD8" w14:textId="77777777" w:rsidR="00E90C73" w:rsidRDefault="00E90C73" w:rsidP="00E90C73">
      <w:pPr>
        <w:pStyle w:val="CommentText"/>
      </w:pPr>
      <w:r>
        <w:rPr>
          <w:rStyle w:val="CommentReference"/>
        </w:rPr>
        <w:annotationRef/>
      </w:r>
      <w:r>
        <w:t xml:space="preserve">J. Hemphill. 2003. Interpreting the magnitude of correlation coefficients. American Psychologist, January 2003, 78-79. </w:t>
      </w:r>
      <w:r>
        <w:rPr>
          <w:color w:val="555555"/>
        </w:rPr>
        <w:t>DOI: 10.1037/0003-066X.58.1.78</w:t>
      </w:r>
    </w:p>
  </w:comment>
  <w:comment w:id="542" w:author="Cees Vandereijk" w:date="2025-08-03T12:22:00Z" w:initials="CV">
    <w:p w14:paraId="16864670" w14:textId="77777777" w:rsidR="00B405A2" w:rsidRDefault="00B405A2" w:rsidP="00B405A2">
      <w:pPr>
        <w:pStyle w:val="CommentText"/>
      </w:pPr>
      <w:r>
        <w:rPr>
          <w:rStyle w:val="CommentReference"/>
        </w:rPr>
        <w:annotationRef/>
      </w:r>
      <w:r>
        <w:t xml:space="preserve">Scott: this formulation is different from what you formulated. It assumes that rmax&gt;=0 and rmin=&lt;0 (something I haven’t yet proved). But if that assumption holds, then the sum of their absolute values reflects the width of the [rmin, rmax) interval. </w:t>
      </w:r>
    </w:p>
  </w:comment>
  <w:comment w:id="624" w:author="Cees Vandereijk" w:date="2025-08-03T12:19:00Z" w:initials="CV">
    <w:p w14:paraId="7FAB6499" w14:textId="29F17575" w:rsidR="00B405A2" w:rsidRDefault="00B405A2" w:rsidP="00B405A2">
      <w:pPr>
        <w:pStyle w:val="CommentText"/>
      </w:pPr>
      <w:r>
        <w:rPr>
          <w:rStyle w:val="CommentReference"/>
        </w:rPr>
        <w:annotationRef/>
      </w:r>
      <w:r>
        <w:t xml:space="preserve">Ozer, Daniel J. 1985. Correlation and the coefficient of determination. Psychological Bulletin vol.97, No. 2, 307-315. </w:t>
      </w:r>
      <w:r>
        <w:rPr>
          <w:color w:val="555555"/>
        </w:rPr>
        <w:t>DOI: 10.1037/0033-2909.97.2.307</w:t>
      </w:r>
    </w:p>
  </w:comment>
  <w:comment w:id="898" w:author="Cees Vandereijk" w:date="2025-07-28T09:22:00Z" w:initials="CV">
    <w:p w14:paraId="4E03C7AD" w14:textId="54750EFE" w:rsidR="00043C5A" w:rsidRDefault="00043C5A" w:rsidP="00043C5A">
      <w:pPr>
        <w:pStyle w:val="CommentText"/>
      </w:pPr>
      <w:r>
        <w:rPr>
          <w:rStyle w:val="CommentReference"/>
        </w:rPr>
        <w:annotationRef/>
      </w:r>
      <w:r>
        <w:t xml:space="preserve">Scott: I think the double subscript is redundant, it can be done with a single one ?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B17815" w15:done="0"/>
  <w15:commentEx w15:paraId="7B842CD8" w15:done="0"/>
  <w15:commentEx w15:paraId="16864670" w15:done="0"/>
  <w15:commentEx w15:paraId="7FAB6499" w15:done="0"/>
  <w15:commentEx w15:paraId="4E03C7A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FFE085" w16cex:dateUtc="2025-07-27T11:53:00Z"/>
  <w16cex:commentExtensible w16cex:durableId="34C47402" w16cex:dateUtc="2025-07-27T12:05:00Z"/>
  <w16cex:commentExtensible w16cex:durableId="0C9E8F6E" w16cex:dateUtc="2025-08-03T11:22:00Z"/>
  <w16cex:commentExtensible w16cex:durableId="180FA54D" w16cex:dateUtc="2025-08-03T11:19:00Z"/>
  <w16cex:commentExtensible w16cex:durableId="6FFAEEE9" w16cex:dateUtc="2025-07-28T08: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B17815" w16cid:durableId="09FFE085"/>
  <w16cid:commentId w16cid:paraId="7B842CD8" w16cid:durableId="34C47402"/>
  <w16cid:commentId w16cid:paraId="16864670" w16cid:durableId="0C9E8F6E"/>
  <w16cid:commentId w16cid:paraId="7FAB6499" w16cid:durableId="180FA54D"/>
  <w16cid:commentId w16cid:paraId="4E03C7AD" w16cid:durableId="6FFAEEE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CF67F" w14:textId="77777777" w:rsidR="00F81462" w:rsidRDefault="00F81462">
      <w:pPr>
        <w:spacing w:after="0"/>
      </w:pPr>
      <w:r>
        <w:separator/>
      </w:r>
    </w:p>
  </w:endnote>
  <w:endnote w:type="continuationSeparator" w:id="0">
    <w:p w14:paraId="6944128C" w14:textId="77777777" w:rsidR="00F81462" w:rsidRDefault="00F8146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867FF" w14:textId="77777777" w:rsidR="00F81462" w:rsidRDefault="00F81462">
      <w:pPr>
        <w:spacing w:after="0"/>
      </w:pPr>
      <w:r>
        <w:separator/>
      </w:r>
    </w:p>
  </w:footnote>
  <w:footnote w:type="continuationSeparator" w:id="0">
    <w:p w14:paraId="1EB44543" w14:textId="77777777" w:rsidR="00F81462" w:rsidRDefault="00F81462">
      <w:pPr>
        <w:spacing w:after="0"/>
      </w:pPr>
      <w:r>
        <w:continuationSeparator/>
      </w:r>
    </w:p>
  </w:footnote>
  <w:footnote w:id="1">
    <w:p w14:paraId="533020F4" w14:textId="77777777" w:rsidR="00C618FB" w:rsidRDefault="00000000">
      <w:pPr>
        <w:pStyle w:val="FootnoteText"/>
      </w:pPr>
      <w:r>
        <w:rPr>
          <w:rStyle w:val="FootnoteReference"/>
        </w:rPr>
        <w:footnoteRef/>
      </w:r>
      <w:r>
        <w:t xml:space="preserve"> Fréchet–</w:t>
      </w:r>
      <w:proofErr w:type="spellStart"/>
      <w:r>
        <w:t>Hoeffding</w:t>
      </w:r>
      <w:proofErr w:type="spellEnd"/>
      <w:r>
        <w:t xml:space="preserve"> and Boole–Fréchet Inequalities</w:t>
      </w:r>
    </w:p>
    <w:p w14:paraId="786D11BF" w14:textId="77777777" w:rsidR="00C618FB" w:rsidRDefault="00000000">
      <w:pPr>
        <w:pStyle w:val="FootnoteText"/>
      </w:pPr>
      <w:r>
        <w:t>This is the second paragraph. Indent each new paragraph with four spaces or a tab, just like you would for a multi-paragraph list item.</w:t>
      </w:r>
    </w:p>
    <w:p w14:paraId="0B4EB5D0" w14:textId="77777777" w:rsidR="00C618FB" w:rsidRDefault="00000000">
      <w:pPr>
        <w:pStyle w:val="FootnoteText"/>
      </w:pPr>
      <w:r>
        <w:t>You can also include code blocks:</w:t>
      </w:r>
    </w:p>
    <w:p w14:paraId="65A1B5EA" w14:textId="77777777" w:rsidR="00C618FB" w:rsidRDefault="00000000">
      <w:pPr>
        <w:pStyle w:val="SourceCode"/>
      </w:pPr>
      <w:proofErr w:type="gramStart"/>
      <w:r>
        <w:rPr>
          <w:rStyle w:val="VerbatimChar"/>
        </w:rPr>
        <w:t>print(</w:t>
      </w:r>
      <w:proofErr w:type="gramEnd"/>
      <w:r>
        <w:rPr>
          <w:rStyle w:val="VerbatimChar"/>
        </w:rPr>
        <w:t>"Hello, footnote!")</w:t>
      </w:r>
    </w:p>
    <w:p w14:paraId="07CCCB8C" w14:textId="77777777" w:rsidR="00C618FB" w:rsidRDefault="00000000">
      <w:pPr>
        <w:pStyle w:val="FootnoteText"/>
      </w:pPr>
      <w:r>
        <w:t>Or even more paragraphs and content as needed.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A3E0F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81A452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6A01FF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0B8AE8FA"/>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4B6002FC"/>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9FAAED8C"/>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15"/>
    <w:multiLevelType w:val="multilevel"/>
    <w:tmpl w:val="88384BB8"/>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7" w15:restartNumberingAfterBreak="0">
    <w:nsid w:val="00A99416"/>
    <w:multiLevelType w:val="multilevel"/>
    <w:tmpl w:val="76702BDA"/>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8" w15:restartNumberingAfterBreak="0">
    <w:nsid w:val="00A99417"/>
    <w:multiLevelType w:val="multilevel"/>
    <w:tmpl w:val="3BE40DDA"/>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 w15:restartNumberingAfterBreak="0">
    <w:nsid w:val="2ABB1418"/>
    <w:multiLevelType w:val="hybridMultilevel"/>
    <w:tmpl w:val="1ADCAD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AA81C5A"/>
    <w:multiLevelType w:val="hybridMultilevel"/>
    <w:tmpl w:val="71380C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20366425">
    <w:abstractNumId w:val="0"/>
  </w:num>
  <w:num w:numId="2" w16cid:durableId="6018865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85892552">
    <w:abstractNumId w:val="1"/>
  </w:num>
  <w:num w:numId="4" w16cid:durableId="85203693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1899584734">
    <w:abstractNumId w:val="1"/>
  </w:num>
  <w:num w:numId="6" w16cid:durableId="776290270">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 w16cid:durableId="552084612">
    <w:abstractNumId w:val="1"/>
  </w:num>
  <w:num w:numId="8" w16cid:durableId="2017227460">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9" w16cid:durableId="1333798246">
    <w:abstractNumId w:val="1"/>
  </w:num>
  <w:num w:numId="10" w16cid:durableId="866219919">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 w16cid:durableId="294222428">
    <w:abstractNumId w:val="1"/>
  </w:num>
  <w:num w:numId="12" w16cid:durableId="376004341">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 w16cid:durableId="206336073">
    <w:abstractNumId w:val="1"/>
  </w:num>
  <w:num w:numId="14" w16cid:durableId="1869833644">
    <w:abstractNumId w:val="1"/>
  </w:num>
  <w:num w:numId="15" w16cid:durableId="746345838">
    <w:abstractNumId w:val="1"/>
  </w:num>
  <w:num w:numId="16" w16cid:durableId="626060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5504549">
    <w:abstractNumId w:val="1"/>
  </w:num>
  <w:num w:numId="18" w16cid:durableId="1598252702">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9" w16cid:durableId="21184779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931269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66023066">
    <w:abstractNumId w:val="1"/>
  </w:num>
  <w:num w:numId="22" w16cid:durableId="1162887382">
    <w:abstractNumId w:val="1"/>
  </w:num>
  <w:num w:numId="23" w16cid:durableId="1519733794">
    <w:abstractNumId w:val="1"/>
  </w:num>
  <w:num w:numId="24" w16cid:durableId="1952392182">
    <w:abstractNumId w:val="1"/>
  </w:num>
  <w:num w:numId="25" w16cid:durableId="1382707673">
    <w:abstractNumId w:val="1"/>
  </w:num>
  <w:num w:numId="26" w16cid:durableId="344480174">
    <w:abstractNumId w:val="1"/>
  </w:num>
  <w:num w:numId="27" w16cid:durableId="1399203559">
    <w:abstractNumId w:val="1"/>
  </w:num>
  <w:num w:numId="28" w16cid:durableId="360546127">
    <w:abstractNumId w:val="1"/>
  </w:num>
  <w:num w:numId="29" w16cid:durableId="1653680681">
    <w:abstractNumId w:val="1"/>
  </w:num>
  <w:num w:numId="30" w16cid:durableId="759956218">
    <w:abstractNumId w:val="1"/>
  </w:num>
  <w:num w:numId="31" w16cid:durableId="4021222">
    <w:abstractNumId w:val="1"/>
  </w:num>
  <w:num w:numId="32" w16cid:durableId="1729453717">
    <w:abstractNumId w:val="1"/>
  </w:num>
  <w:num w:numId="33" w16cid:durableId="491723361">
    <w:abstractNumId w:val="1"/>
  </w:num>
  <w:num w:numId="34" w16cid:durableId="67460558">
    <w:abstractNumId w:val="1"/>
  </w:num>
  <w:num w:numId="35" w16cid:durableId="1009286507">
    <w:abstractNumId w:val="1"/>
  </w:num>
  <w:num w:numId="36" w16cid:durableId="1174419897">
    <w:abstractNumId w:val="1"/>
  </w:num>
  <w:num w:numId="37" w16cid:durableId="308561543">
    <w:abstractNumId w:val="1"/>
  </w:num>
  <w:num w:numId="38" w16cid:durableId="2039072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9287803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86113002">
    <w:abstractNumId w:val="1"/>
  </w:num>
  <w:num w:numId="41" w16cid:durableId="1999264553">
    <w:abstractNumId w:val="1"/>
  </w:num>
  <w:num w:numId="42" w16cid:durableId="1763067357">
    <w:abstractNumId w:val="1"/>
  </w:num>
  <w:num w:numId="43" w16cid:durableId="815534916">
    <w:abstractNumId w:val="1"/>
  </w:num>
  <w:num w:numId="44" w16cid:durableId="1547251090">
    <w:abstractNumId w:val="1"/>
  </w:num>
  <w:num w:numId="45" w16cid:durableId="1258832110">
    <w:abstractNumId w:val="1"/>
  </w:num>
  <w:num w:numId="46" w16cid:durableId="358093120">
    <w:abstractNumId w:val="1"/>
  </w:num>
  <w:num w:numId="47" w16cid:durableId="1922331560">
    <w:abstractNumId w:val="1"/>
  </w:num>
  <w:num w:numId="48" w16cid:durableId="1109929170">
    <w:abstractNumId w:val="1"/>
  </w:num>
  <w:num w:numId="49" w16cid:durableId="1253004035">
    <w:abstractNumId w:val="1"/>
  </w:num>
  <w:num w:numId="50" w16cid:durableId="924538233">
    <w:abstractNumId w:val="1"/>
  </w:num>
  <w:num w:numId="51" w16cid:durableId="317459550">
    <w:abstractNumId w:val="1"/>
  </w:num>
  <w:num w:numId="52" w16cid:durableId="378549312">
    <w:abstractNumId w:val="1"/>
  </w:num>
  <w:num w:numId="53" w16cid:durableId="847252004">
    <w:abstractNumId w:val="1"/>
  </w:num>
  <w:num w:numId="54" w16cid:durableId="1142381650">
    <w:abstractNumId w:val="1"/>
  </w:num>
  <w:num w:numId="55" w16cid:durableId="446510400">
    <w:abstractNumId w:val="1"/>
  </w:num>
  <w:num w:numId="56" w16cid:durableId="1697733545">
    <w:abstractNumId w:val="9"/>
  </w:num>
  <w:num w:numId="57" w16cid:durableId="2124422170">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ees Vandereijk">
    <w15:presenceInfo w15:providerId="AD" w15:userId="S::cees.vandereijk@nottingham.ac.uk::75a0d5f5-60c2-4c6f-8ec2-ec25ffdc4f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618FB"/>
    <w:rsid w:val="00043C5A"/>
    <w:rsid w:val="00047BE5"/>
    <w:rsid w:val="00060F86"/>
    <w:rsid w:val="00094815"/>
    <w:rsid w:val="000B4B2A"/>
    <w:rsid w:val="000B6F54"/>
    <w:rsid w:val="000D1D85"/>
    <w:rsid w:val="000F3689"/>
    <w:rsid w:val="001123B7"/>
    <w:rsid w:val="00124F24"/>
    <w:rsid w:val="00125F3A"/>
    <w:rsid w:val="0012795E"/>
    <w:rsid w:val="00136C9C"/>
    <w:rsid w:val="001940FE"/>
    <w:rsid w:val="00194ACE"/>
    <w:rsid w:val="001A0DB2"/>
    <w:rsid w:val="001A4929"/>
    <w:rsid w:val="001E4CAC"/>
    <w:rsid w:val="00206427"/>
    <w:rsid w:val="00230D36"/>
    <w:rsid w:val="002762D6"/>
    <w:rsid w:val="00280FD9"/>
    <w:rsid w:val="00297E95"/>
    <w:rsid w:val="002A202C"/>
    <w:rsid w:val="002A712A"/>
    <w:rsid w:val="002B65F6"/>
    <w:rsid w:val="002C340B"/>
    <w:rsid w:val="002C7979"/>
    <w:rsid w:val="002D3873"/>
    <w:rsid w:val="002E2BD4"/>
    <w:rsid w:val="00311DDD"/>
    <w:rsid w:val="00324182"/>
    <w:rsid w:val="003613DA"/>
    <w:rsid w:val="003807EE"/>
    <w:rsid w:val="00396166"/>
    <w:rsid w:val="00403DB7"/>
    <w:rsid w:val="00426575"/>
    <w:rsid w:val="00453C8A"/>
    <w:rsid w:val="00472AB7"/>
    <w:rsid w:val="00480A50"/>
    <w:rsid w:val="004868F7"/>
    <w:rsid w:val="00512726"/>
    <w:rsid w:val="005217DC"/>
    <w:rsid w:val="0052229B"/>
    <w:rsid w:val="0057669D"/>
    <w:rsid w:val="00580836"/>
    <w:rsid w:val="005C7CAB"/>
    <w:rsid w:val="005D33DE"/>
    <w:rsid w:val="005E1974"/>
    <w:rsid w:val="005F391D"/>
    <w:rsid w:val="006550F5"/>
    <w:rsid w:val="00682680"/>
    <w:rsid w:val="006928C1"/>
    <w:rsid w:val="006A157D"/>
    <w:rsid w:val="006B1C52"/>
    <w:rsid w:val="006C4895"/>
    <w:rsid w:val="006E02B9"/>
    <w:rsid w:val="00734F75"/>
    <w:rsid w:val="007616FC"/>
    <w:rsid w:val="007835AC"/>
    <w:rsid w:val="00784AC2"/>
    <w:rsid w:val="007A26EE"/>
    <w:rsid w:val="007B00D6"/>
    <w:rsid w:val="007D54D6"/>
    <w:rsid w:val="007D7BAF"/>
    <w:rsid w:val="007F5145"/>
    <w:rsid w:val="0085410A"/>
    <w:rsid w:val="00886BB3"/>
    <w:rsid w:val="008A0D24"/>
    <w:rsid w:val="008B6EFA"/>
    <w:rsid w:val="008C037E"/>
    <w:rsid w:val="008C105E"/>
    <w:rsid w:val="008C2DDC"/>
    <w:rsid w:val="008E5475"/>
    <w:rsid w:val="008E5ECE"/>
    <w:rsid w:val="008F01A9"/>
    <w:rsid w:val="009620CD"/>
    <w:rsid w:val="00966976"/>
    <w:rsid w:val="00967E0B"/>
    <w:rsid w:val="0097105E"/>
    <w:rsid w:val="00977A76"/>
    <w:rsid w:val="009802D1"/>
    <w:rsid w:val="009A1D0F"/>
    <w:rsid w:val="009C240D"/>
    <w:rsid w:val="009D61AC"/>
    <w:rsid w:val="009F02BE"/>
    <w:rsid w:val="00A20826"/>
    <w:rsid w:val="00A330C7"/>
    <w:rsid w:val="00A6525E"/>
    <w:rsid w:val="00AC725D"/>
    <w:rsid w:val="00AE2023"/>
    <w:rsid w:val="00B405A2"/>
    <w:rsid w:val="00BA1EB2"/>
    <w:rsid w:val="00BF350E"/>
    <w:rsid w:val="00C0447B"/>
    <w:rsid w:val="00C55434"/>
    <w:rsid w:val="00C567A6"/>
    <w:rsid w:val="00C618FB"/>
    <w:rsid w:val="00C657FC"/>
    <w:rsid w:val="00C94F62"/>
    <w:rsid w:val="00CA46DB"/>
    <w:rsid w:val="00CC4213"/>
    <w:rsid w:val="00CD131B"/>
    <w:rsid w:val="00CD1CBF"/>
    <w:rsid w:val="00D05D4A"/>
    <w:rsid w:val="00D37B2D"/>
    <w:rsid w:val="00D93B04"/>
    <w:rsid w:val="00DA0E6B"/>
    <w:rsid w:val="00E27930"/>
    <w:rsid w:val="00E90C73"/>
    <w:rsid w:val="00EB3AA1"/>
    <w:rsid w:val="00EC794F"/>
    <w:rsid w:val="00ED5A31"/>
    <w:rsid w:val="00EF613F"/>
    <w:rsid w:val="00EF72EE"/>
    <w:rsid w:val="00F30F00"/>
    <w:rsid w:val="00F35323"/>
    <w:rsid w:val="00F51AA2"/>
    <w:rsid w:val="00F81462"/>
    <w:rsid w:val="00F83246"/>
    <w:rsid w:val="00FA26FD"/>
    <w:rsid w:val="00FB3745"/>
    <w:rsid w:val="00FB5BF4"/>
    <w:rsid w:val="00FE15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1A49C"/>
  <w15:docId w15:val="{44B39831-D655-45D1-B570-54C0D008E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color w:val="D73A49"/>
      <w:sz w:val="22"/>
    </w:rPr>
  </w:style>
  <w:style w:type="character" w:customStyle="1" w:styleId="DataTypeTok">
    <w:name w:val="DataTypeTok"/>
    <w:basedOn w:val="VerbatimChar"/>
    <w:rPr>
      <w:rFonts w:ascii="Consolas" w:hAnsi="Consolas"/>
      <w:color w:val="D73A49"/>
      <w:sz w:val="22"/>
    </w:rPr>
  </w:style>
  <w:style w:type="character" w:customStyle="1" w:styleId="DecValTok">
    <w:name w:val="DecValTok"/>
    <w:basedOn w:val="VerbatimChar"/>
    <w:rPr>
      <w:rFonts w:ascii="Consolas" w:hAnsi="Consolas"/>
      <w:color w:val="005CC5"/>
      <w:sz w:val="22"/>
    </w:rPr>
  </w:style>
  <w:style w:type="character" w:customStyle="1" w:styleId="BaseNTok">
    <w:name w:val="BaseNTok"/>
    <w:basedOn w:val="VerbatimChar"/>
    <w:rPr>
      <w:rFonts w:ascii="Consolas" w:hAnsi="Consolas"/>
      <w:color w:val="005CC5"/>
      <w:sz w:val="22"/>
    </w:rPr>
  </w:style>
  <w:style w:type="character" w:customStyle="1" w:styleId="FloatTok">
    <w:name w:val="FloatTok"/>
    <w:basedOn w:val="VerbatimChar"/>
    <w:rPr>
      <w:rFonts w:ascii="Consolas" w:hAnsi="Consolas"/>
      <w:color w:val="005CC5"/>
      <w:sz w:val="22"/>
    </w:rPr>
  </w:style>
  <w:style w:type="character" w:customStyle="1" w:styleId="ConstantTok">
    <w:name w:val="ConstantTok"/>
    <w:basedOn w:val="VerbatimChar"/>
    <w:rPr>
      <w:rFonts w:ascii="Consolas" w:hAnsi="Consolas"/>
      <w:color w:val="005CC5"/>
      <w:sz w:val="22"/>
    </w:rPr>
  </w:style>
  <w:style w:type="character" w:customStyle="1" w:styleId="CharTok">
    <w:name w:val="CharTok"/>
    <w:basedOn w:val="VerbatimChar"/>
    <w:rPr>
      <w:rFonts w:ascii="Consolas" w:hAnsi="Consolas"/>
      <w:color w:val="032F62"/>
      <w:sz w:val="22"/>
    </w:rPr>
  </w:style>
  <w:style w:type="character" w:customStyle="1" w:styleId="SpecialCharTok">
    <w:name w:val="SpecialCharTok"/>
    <w:basedOn w:val="VerbatimChar"/>
    <w:rPr>
      <w:rFonts w:ascii="Consolas" w:hAnsi="Consolas"/>
      <w:color w:val="005CC5"/>
      <w:sz w:val="22"/>
    </w:rPr>
  </w:style>
  <w:style w:type="character" w:customStyle="1" w:styleId="StringTok">
    <w:name w:val="StringTok"/>
    <w:basedOn w:val="VerbatimChar"/>
    <w:rPr>
      <w:rFonts w:ascii="Consolas" w:hAnsi="Consolas"/>
      <w:color w:val="032F62"/>
      <w:sz w:val="22"/>
    </w:rPr>
  </w:style>
  <w:style w:type="character" w:customStyle="1" w:styleId="VerbatimStringTok">
    <w:name w:val="VerbatimStringTok"/>
    <w:basedOn w:val="VerbatimChar"/>
    <w:rPr>
      <w:rFonts w:ascii="Consolas" w:hAnsi="Consolas"/>
      <w:color w:val="032F62"/>
      <w:sz w:val="22"/>
    </w:rPr>
  </w:style>
  <w:style w:type="character" w:customStyle="1" w:styleId="SpecialStringTok">
    <w:name w:val="SpecialStringTok"/>
    <w:basedOn w:val="VerbatimChar"/>
    <w:rPr>
      <w:rFonts w:ascii="Consolas" w:hAnsi="Consolas"/>
      <w:color w:val="032F62"/>
      <w:sz w:val="22"/>
    </w:rPr>
  </w:style>
  <w:style w:type="character" w:customStyle="1" w:styleId="ImportTok">
    <w:name w:val="ImportTok"/>
    <w:basedOn w:val="VerbatimChar"/>
    <w:rPr>
      <w:rFonts w:ascii="Consolas" w:hAnsi="Consolas"/>
      <w:color w:val="032F62"/>
      <w:sz w:val="22"/>
    </w:rPr>
  </w:style>
  <w:style w:type="character" w:customStyle="1" w:styleId="CommentTok">
    <w:name w:val="CommentTok"/>
    <w:basedOn w:val="VerbatimChar"/>
    <w:rPr>
      <w:rFonts w:ascii="Consolas" w:hAnsi="Consolas"/>
      <w:color w:val="6A737D"/>
      <w:sz w:val="22"/>
    </w:rPr>
  </w:style>
  <w:style w:type="character" w:customStyle="1" w:styleId="DocumentationTok">
    <w:name w:val="DocumentationTok"/>
    <w:basedOn w:val="VerbatimChar"/>
    <w:rPr>
      <w:rFonts w:ascii="Consolas" w:hAnsi="Consolas"/>
      <w:color w:val="6A737D"/>
      <w:sz w:val="22"/>
    </w:rPr>
  </w:style>
  <w:style w:type="character" w:customStyle="1" w:styleId="AnnotationTok">
    <w:name w:val="AnnotationTok"/>
    <w:basedOn w:val="VerbatimChar"/>
    <w:rPr>
      <w:rFonts w:ascii="Consolas" w:hAnsi="Consolas"/>
      <w:color w:val="6A737D"/>
      <w:sz w:val="22"/>
    </w:rPr>
  </w:style>
  <w:style w:type="character" w:customStyle="1" w:styleId="CommentVarTok">
    <w:name w:val="CommentVarTok"/>
    <w:basedOn w:val="VerbatimChar"/>
    <w:rPr>
      <w:rFonts w:ascii="Consolas" w:hAnsi="Consolas"/>
      <w:color w:val="6A737D"/>
      <w:sz w:val="22"/>
    </w:rPr>
  </w:style>
  <w:style w:type="character" w:customStyle="1" w:styleId="OtherTok">
    <w:name w:val="OtherTok"/>
    <w:basedOn w:val="VerbatimChar"/>
    <w:rPr>
      <w:rFonts w:ascii="Consolas" w:hAnsi="Consolas"/>
      <w:color w:val="6F42C1"/>
      <w:sz w:val="22"/>
    </w:rPr>
  </w:style>
  <w:style w:type="character" w:customStyle="1" w:styleId="FunctionTok">
    <w:name w:val="FunctionTok"/>
    <w:basedOn w:val="VerbatimChar"/>
    <w:rPr>
      <w:rFonts w:ascii="Consolas" w:hAnsi="Consolas"/>
      <w:color w:val="6F42C1"/>
      <w:sz w:val="22"/>
    </w:rPr>
  </w:style>
  <w:style w:type="character" w:customStyle="1" w:styleId="VariableTok">
    <w:name w:val="VariableTok"/>
    <w:basedOn w:val="VerbatimChar"/>
    <w:rPr>
      <w:rFonts w:ascii="Consolas" w:hAnsi="Consolas"/>
      <w:color w:val="E36209"/>
      <w:sz w:val="22"/>
    </w:rPr>
  </w:style>
  <w:style w:type="character" w:customStyle="1" w:styleId="ControlFlowTok">
    <w:name w:val="ControlFlowTok"/>
    <w:basedOn w:val="VerbatimChar"/>
    <w:rPr>
      <w:rFonts w:ascii="Consolas" w:hAnsi="Consolas"/>
      <w:color w:val="D73A49"/>
      <w:sz w:val="22"/>
    </w:rPr>
  </w:style>
  <w:style w:type="character" w:customStyle="1" w:styleId="OperatorTok">
    <w:name w:val="OperatorTok"/>
    <w:basedOn w:val="VerbatimChar"/>
    <w:rPr>
      <w:rFonts w:ascii="Consolas" w:hAnsi="Consolas"/>
      <w:color w:val="24292E"/>
      <w:sz w:val="22"/>
    </w:rPr>
  </w:style>
  <w:style w:type="character" w:customStyle="1" w:styleId="BuiltInTok">
    <w:name w:val="BuiltInTok"/>
    <w:basedOn w:val="VerbatimChar"/>
    <w:rPr>
      <w:rFonts w:ascii="Consolas" w:hAnsi="Consolas"/>
      <w:color w:val="D73A49"/>
      <w:sz w:val="22"/>
    </w:rPr>
  </w:style>
  <w:style w:type="character" w:customStyle="1" w:styleId="ExtensionTok">
    <w:name w:val="ExtensionTok"/>
    <w:basedOn w:val="VerbatimChar"/>
    <w:rPr>
      <w:rFonts w:ascii="Consolas" w:hAnsi="Consolas"/>
      <w:b/>
      <w:color w:val="D73A49"/>
      <w:sz w:val="22"/>
    </w:rPr>
  </w:style>
  <w:style w:type="character" w:customStyle="1" w:styleId="PreprocessorTok">
    <w:name w:val="PreprocessorTok"/>
    <w:basedOn w:val="VerbatimChar"/>
    <w:rPr>
      <w:rFonts w:ascii="Consolas" w:hAnsi="Consolas"/>
      <w:color w:val="D73A49"/>
      <w:sz w:val="22"/>
    </w:rPr>
  </w:style>
  <w:style w:type="character" w:customStyle="1" w:styleId="AttributeTok">
    <w:name w:val="AttributeTok"/>
    <w:basedOn w:val="VerbatimChar"/>
    <w:rPr>
      <w:rFonts w:ascii="Consolas" w:hAnsi="Consolas"/>
      <w:color w:val="D73A49"/>
      <w:sz w:val="22"/>
    </w:rPr>
  </w:style>
  <w:style w:type="character" w:customStyle="1" w:styleId="RegionMarkerTok">
    <w:name w:val="RegionMarkerTok"/>
    <w:basedOn w:val="VerbatimChar"/>
    <w:rPr>
      <w:rFonts w:ascii="Consolas" w:hAnsi="Consolas"/>
      <w:color w:val="6A737D"/>
      <w:sz w:val="22"/>
    </w:rPr>
  </w:style>
  <w:style w:type="character" w:customStyle="1" w:styleId="InformationTok">
    <w:name w:val="InformationTok"/>
    <w:basedOn w:val="VerbatimChar"/>
    <w:rPr>
      <w:rFonts w:ascii="Consolas" w:hAnsi="Consolas"/>
      <w:color w:val="6A737D"/>
      <w:sz w:val="22"/>
    </w:rPr>
  </w:style>
  <w:style w:type="character" w:customStyle="1" w:styleId="WarningTok">
    <w:name w:val="WarningTok"/>
    <w:basedOn w:val="VerbatimChar"/>
    <w:rPr>
      <w:rFonts w:ascii="Consolas" w:hAnsi="Consolas"/>
      <w:color w:val="FF5555"/>
      <w:sz w:val="22"/>
    </w:rPr>
  </w:style>
  <w:style w:type="character" w:customStyle="1" w:styleId="AlertTok">
    <w:name w:val="AlertTok"/>
    <w:basedOn w:val="VerbatimChar"/>
    <w:rPr>
      <w:rFonts w:ascii="Consolas" w:hAnsi="Consolas"/>
      <w:b/>
      <w:color w:val="FF5555"/>
      <w:sz w:val="22"/>
    </w:rPr>
  </w:style>
  <w:style w:type="character" w:customStyle="1" w:styleId="ErrorTok">
    <w:name w:val="ErrorTok"/>
    <w:basedOn w:val="VerbatimChar"/>
    <w:rPr>
      <w:rFonts w:ascii="Consolas" w:hAnsi="Consolas"/>
      <w:color w:val="FF5555"/>
      <w:sz w:val="22"/>
    </w:rPr>
  </w:style>
  <w:style w:type="character" w:customStyle="1" w:styleId="NormalTok">
    <w:name w:val="NormalTok"/>
    <w:basedOn w:val="VerbatimChar"/>
    <w:rPr>
      <w:rFonts w:ascii="Consolas" w:hAnsi="Consolas"/>
      <w:color w:val="24292E"/>
      <w:sz w:val="22"/>
    </w:rPr>
  </w:style>
  <w:style w:type="paragraph" w:styleId="Revision">
    <w:name w:val="Revision"/>
    <w:hidden/>
    <w:rsid w:val="00512726"/>
    <w:pPr>
      <w:spacing w:after="0"/>
    </w:pPr>
  </w:style>
  <w:style w:type="character" w:styleId="CommentReference">
    <w:name w:val="annotation reference"/>
    <w:basedOn w:val="DefaultParagraphFont"/>
    <w:rsid w:val="00E90C73"/>
    <w:rPr>
      <w:sz w:val="16"/>
      <w:szCs w:val="16"/>
    </w:rPr>
  </w:style>
  <w:style w:type="paragraph" w:styleId="CommentText">
    <w:name w:val="annotation text"/>
    <w:basedOn w:val="Normal"/>
    <w:link w:val="CommentTextChar"/>
    <w:rsid w:val="00E90C73"/>
    <w:rPr>
      <w:sz w:val="20"/>
      <w:szCs w:val="20"/>
    </w:rPr>
  </w:style>
  <w:style w:type="character" w:customStyle="1" w:styleId="CommentTextChar">
    <w:name w:val="Comment Text Char"/>
    <w:basedOn w:val="DefaultParagraphFont"/>
    <w:link w:val="CommentText"/>
    <w:rsid w:val="00E90C73"/>
    <w:rPr>
      <w:sz w:val="20"/>
      <w:szCs w:val="20"/>
    </w:rPr>
  </w:style>
  <w:style w:type="paragraph" w:styleId="CommentSubject">
    <w:name w:val="annotation subject"/>
    <w:basedOn w:val="CommentText"/>
    <w:next w:val="CommentText"/>
    <w:link w:val="CommentSubjectChar"/>
    <w:rsid w:val="00E90C73"/>
    <w:rPr>
      <w:b/>
      <w:bCs/>
    </w:rPr>
  </w:style>
  <w:style w:type="character" w:customStyle="1" w:styleId="CommentSubjectChar">
    <w:name w:val="Comment Subject Char"/>
    <w:basedOn w:val="CommentTextChar"/>
    <w:link w:val="CommentSubject"/>
    <w:rsid w:val="00E90C73"/>
    <w:rPr>
      <w:b/>
      <w:bCs/>
      <w:sz w:val="20"/>
      <w:szCs w:val="20"/>
    </w:rPr>
  </w:style>
  <w:style w:type="character" w:styleId="UnresolvedMention">
    <w:name w:val="Unresolved Mention"/>
    <w:basedOn w:val="DefaultParagraphFont"/>
    <w:uiPriority w:val="99"/>
    <w:semiHidden/>
    <w:unhideWhenUsed/>
    <w:rsid w:val="00311D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doi.org/10.11113/mjfas.v19n6.309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7/BF00893322" TargetMode="Externa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7919</TotalTime>
  <Pages>22</Pages>
  <Words>5937</Words>
  <Characters>34974</Characters>
  <Application>Microsoft Office Word</Application>
  <DocSecurity>0</DocSecurity>
  <Lines>672</Lines>
  <Paragraphs>375</Paragraphs>
  <ScaleCrop>false</ScaleCrop>
  <HeadingPairs>
    <vt:vector size="2" baseType="variant">
      <vt:variant>
        <vt:lpstr>Title</vt:lpstr>
      </vt:variant>
      <vt:variant>
        <vt:i4>1</vt:i4>
      </vt:variant>
    </vt:vector>
  </HeadingPairs>
  <TitlesOfParts>
    <vt:vector size="1" baseType="lpstr">
      <vt:lpstr>Elastic Bounds of Pearson’s r: Theoretical and Empirical Insights for Ordinal Variables</vt:lpstr>
    </vt:vector>
  </TitlesOfParts>
  <Company>University of Nottingham</Company>
  <LinksUpToDate>false</LinksUpToDate>
  <CharactersWithSpaces>40536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Elastic Bounds of Pearson’s r: Theoretical and Empirical Insights for Ordinal Variables</dc:title>
  <dc:creator>Cees van der Eijk; Scott Moser</dc:creator>
  <cp:keywords/>
  <cp:lastModifiedBy>Cees Vandereijk</cp:lastModifiedBy>
  <cp:revision>11</cp:revision>
  <dcterms:created xsi:type="dcterms:W3CDTF">2025-07-26T12:01:00Z</dcterms:created>
  <dcterms:modified xsi:type="dcterms:W3CDTF">2025-08-04T15:07:00Z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apa.csl</vt:lpwstr>
  </property>
  <property fmtid="{D5CDD505-2E9C-101B-9397-08002B2CF9AE}" pid="9" name="date">
    <vt:lpwstr>16, July 2025</vt:lpwstr>
  </property>
  <property fmtid="{D5CDD505-2E9C-101B-9397-08002B2CF9AE}" pid="10" name="date-format">
    <vt:lpwstr>DD, MMMM YYYY</vt:lpwstr>
  </property>
  <property fmtid="{D5CDD505-2E9C-101B-9397-08002B2CF9AE}" pid="11" name="editor">
    <vt:lpwstr/>
  </property>
  <property fmtid="{D5CDD505-2E9C-101B-9397-08002B2CF9AE}" pid="12" name="execute">
    <vt:lpwstr/>
  </property>
  <property fmtid="{D5CDD505-2E9C-101B-9397-08002B2CF9AE}" pid="13" name="fontsize">
    <vt:lpwstr>12pt</vt:lpwstr>
  </property>
  <property fmtid="{D5CDD505-2E9C-101B-9397-08002B2CF9AE}" pid="14" name="geometry">
    <vt:lpwstr>margin=1in</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labels">
    <vt:lpwstr/>
  </property>
  <property fmtid="{D5CDD505-2E9C-101B-9397-08002B2CF9AE}" pid="19" name="reference-section-title">
    <vt:lpwstr/>
  </property>
  <property fmtid="{D5CDD505-2E9C-101B-9397-08002B2CF9AE}" pid="20" name="subparagraph">
    <vt:lpwstr>True</vt:lpwstr>
  </property>
  <property fmtid="{D5CDD505-2E9C-101B-9397-08002B2CF9AE}" pid="21" name="toc-title">
    <vt:lpwstr>Table of contents</vt:lpwstr>
  </property>
</Properties>
</file>